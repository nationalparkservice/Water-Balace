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B30F3" w14:textId="4FC781A8" w:rsidR="006F04A4" w:rsidRPr="00E8118E" w:rsidRDefault="00CB4E83">
      <w:pPr>
        <w:rPr>
          <w:b/>
          <w:sz w:val="28"/>
        </w:rPr>
      </w:pPr>
      <w:r w:rsidRPr="00E8118E">
        <w:rPr>
          <w:b/>
          <w:sz w:val="28"/>
        </w:rPr>
        <w:t xml:space="preserve">Instructions for Modified </w:t>
      </w:r>
      <w:r w:rsidR="00E8118E">
        <w:rPr>
          <w:b/>
          <w:sz w:val="28"/>
        </w:rPr>
        <w:t>Thornthwaite</w:t>
      </w:r>
      <w:r w:rsidRPr="00E8118E">
        <w:rPr>
          <w:b/>
          <w:sz w:val="28"/>
        </w:rPr>
        <w:t xml:space="preserve"> Water Balance Model</w:t>
      </w:r>
      <w:r w:rsidR="007F22BF">
        <w:rPr>
          <w:b/>
          <w:sz w:val="28"/>
        </w:rPr>
        <w:t xml:space="preserve"> in Excel</w:t>
      </w:r>
    </w:p>
    <w:p w14:paraId="5D11BFBB" w14:textId="4CAC99BE" w:rsidR="00791161" w:rsidRDefault="00791161" w:rsidP="00791161">
      <w:pPr>
        <w:spacing w:after="0" w:line="240" w:lineRule="auto"/>
      </w:pPr>
      <w:r>
        <w:t xml:space="preserve">This model and instructions created by David Thoma, U.S. National Park Service, Bozeman, MT </w:t>
      </w:r>
    </w:p>
    <w:p w14:paraId="1492E731" w14:textId="0FCCC016" w:rsidR="00C006B1" w:rsidRDefault="00C006B1" w:rsidP="00791161">
      <w:pPr>
        <w:spacing w:after="0" w:line="240" w:lineRule="auto"/>
      </w:pPr>
      <w:r>
        <w:t xml:space="preserve">Ver </w:t>
      </w:r>
      <w:r w:rsidRPr="00C006B1">
        <w:t>Daymet_Penman_Hamon_Batch_v</w:t>
      </w:r>
      <w:r w:rsidR="00134E13">
        <w:t>3</w:t>
      </w:r>
      <w:r w:rsidRPr="00C006B1">
        <w:t>.xlsm</w:t>
      </w:r>
    </w:p>
    <w:p w14:paraId="0E523200" w14:textId="0AC8C9AC" w:rsidR="00C006B1" w:rsidRDefault="00C006B1" w:rsidP="00791161">
      <w:pPr>
        <w:spacing w:after="0" w:line="240" w:lineRule="auto"/>
      </w:pPr>
      <w:r>
        <w:t>Updated 12/18/2020</w:t>
      </w:r>
    </w:p>
    <w:p w14:paraId="0CF54087" w14:textId="77777777" w:rsidR="00791161" w:rsidRDefault="00791161" w:rsidP="00791161">
      <w:pPr>
        <w:spacing w:after="0" w:line="240" w:lineRule="auto"/>
      </w:pPr>
    </w:p>
    <w:sdt>
      <w:sdtPr>
        <w:rPr>
          <w:rFonts w:asciiTheme="minorHAnsi" w:eastAsiaTheme="minorHAnsi" w:hAnsiTheme="minorHAnsi" w:cstheme="minorBidi"/>
          <w:color w:val="auto"/>
          <w:sz w:val="22"/>
          <w:szCs w:val="22"/>
        </w:rPr>
        <w:id w:val="183874196"/>
        <w:docPartObj>
          <w:docPartGallery w:val="Table of Contents"/>
          <w:docPartUnique/>
        </w:docPartObj>
      </w:sdtPr>
      <w:sdtEndPr>
        <w:rPr>
          <w:b/>
          <w:bCs/>
          <w:noProof/>
        </w:rPr>
      </w:sdtEndPr>
      <w:sdtContent>
        <w:p w14:paraId="67543F46" w14:textId="77777777" w:rsidR="00432993" w:rsidRDefault="00432993">
          <w:pPr>
            <w:pStyle w:val="TOCHeading"/>
          </w:pPr>
          <w:r>
            <w:t>Table of Contents</w:t>
          </w:r>
        </w:p>
        <w:p w14:paraId="364D6665" w14:textId="2BB52D81" w:rsidR="00B67863" w:rsidRDefault="00432993">
          <w:pPr>
            <w:pStyle w:val="TOC1"/>
            <w:tabs>
              <w:tab w:val="right" w:leader="dot" w:pos="935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59183147" w:history="1">
            <w:r w:rsidR="00B67863" w:rsidRPr="00436939">
              <w:rPr>
                <w:rStyle w:val="Hyperlink"/>
                <w:b/>
                <w:noProof/>
              </w:rPr>
              <w:t>Running the model for a single location</w:t>
            </w:r>
            <w:r w:rsidR="00B67863">
              <w:rPr>
                <w:noProof/>
                <w:webHidden/>
              </w:rPr>
              <w:tab/>
            </w:r>
            <w:r w:rsidR="00B67863">
              <w:rPr>
                <w:noProof/>
                <w:webHidden/>
              </w:rPr>
              <w:fldChar w:fldCharType="begin"/>
            </w:r>
            <w:r w:rsidR="00B67863">
              <w:rPr>
                <w:noProof/>
                <w:webHidden/>
              </w:rPr>
              <w:instrText xml:space="preserve"> PAGEREF _Toc59183147 \h </w:instrText>
            </w:r>
            <w:r w:rsidR="00B67863">
              <w:rPr>
                <w:noProof/>
                <w:webHidden/>
              </w:rPr>
            </w:r>
            <w:r w:rsidR="00B67863">
              <w:rPr>
                <w:noProof/>
                <w:webHidden/>
              </w:rPr>
              <w:fldChar w:fldCharType="separate"/>
            </w:r>
            <w:r w:rsidR="00B67863">
              <w:rPr>
                <w:noProof/>
                <w:webHidden/>
              </w:rPr>
              <w:t>1</w:t>
            </w:r>
            <w:r w:rsidR="00B67863">
              <w:rPr>
                <w:noProof/>
                <w:webHidden/>
              </w:rPr>
              <w:fldChar w:fldCharType="end"/>
            </w:r>
          </w:hyperlink>
        </w:p>
        <w:p w14:paraId="525E0476" w14:textId="35C0E4B6" w:rsidR="00B67863" w:rsidRDefault="00B400C0">
          <w:pPr>
            <w:pStyle w:val="TOC1"/>
            <w:tabs>
              <w:tab w:val="right" w:leader="dot" w:pos="9350"/>
            </w:tabs>
            <w:rPr>
              <w:rFonts w:cstheme="minorBidi"/>
              <w:noProof/>
            </w:rPr>
          </w:pPr>
          <w:hyperlink w:anchor="_Toc59183148" w:history="1">
            <w:r w:rsidR="00B67863" w:rsidRPr="00436939">
              <w:rPr>
                <w:rStyle w:val="Hyperlink"/>
                <w:b/>
                <w:bCs/>
                <w:noProof/>
              </w:rPr>
              <w:t>Inputs</w:t>
            </w:r>
            <w:r w:rsidR="00B67863">
              <w:rPr>
                <w:noProof/>
                <w:webHidden/>
              </w:rPr>
              <w:tab/>
            </w:r>
            <w:r w:rsidR="00B67863">
              <w:rPr>
                <w:noProof/>
                <w:webHidden/>
              </w:rPr>
              <w:fldChar w:fldCharType="begin"/>
            </w:r>
            <w:r w:rsidR="00B67863">
              <w:rPr>
                <w:noProof/>
                <w:webHidden/>
              </w:rPr>
              <w:instrText xml:space="preserve"> PAGEREF _Toc59183148 \h </w:instrText>
            </w:r>
            <w:r w:rsidR="00B67863">
              <w:rPr>
                <w:noProof/>
                <w:webHidden/>
              </w:rPr>
            </w:r>
            <w:r w:rsidR="00B67863">
              <w:rPr>
                <w:noProof/>
                <w:webHidden/>
              </w:rPr>
              <w:fldChar w:fldCharType="separate"/>
            </w:r>
            <w:r w:rsidR="00B67863">
              <w:rPr>
                <w:noProof/>
                <w:webHidden/>
              </w:rPr>
              <w:t>2</w:t>
            </w:r>
            <w:r w:rsidR="00B67863">
              <w:rPr>
                <w:noProof/>
                <w:webHidden/>
              </w:rPr>
              <w:fldChar w:fldCharType="end"/>
            </w:r>
          </w:hyperlink>
        </w:p>
        <w:p w14:paraId="7BDDFF8D" w14:textId="004BD3B7" w:rsidR="00B67863" w:rsidRDefault="00B400C0">
          <w:pPr>
            <w:pStyle w:val="TOC1"/>
            <w:tabs>
              <w:tab w:val="right" w:leader="dot" w:pos="9350"/>
            </w:tabs>
            <w:rPr>
              <w:rFonts w:cstheme="minorBidi"/>
              <w:noProof/>
            </w:rPr>
          </w:pPr>
          <w:hyperlink w:anchor="_Toc59183149" w:history="1">
            <w:r w:rsidR="00B67863" w:rsidRPr="00436939">
              <w:rPr>
                <w:rStyle w:val="Hyperlink"/>
                <w:noProof/>
              </w:rPr>
              <w:t>Outputs</w:t>
            </w:r>
            <w:r w:rsidR="00B67863">
              <w:rPr>
                <w:noProof/>
                <w:webHidden/>
              </w:rPr>
              <w:tab/>
            </w:r>
            <w:r w:rsidR="00B67863">
              <w:rPr>
                <w:noProof/>
                <w:webHidden/>
              </w:rPr>
              <w:fldChar w:fldCharType="begin"/>
            </w:r>
            <w:r w:rsidR="00B67863">
              <w:rPr>
                <w:noProof/>
                <w:webHidden/>
              </w:rPr>
              <w:instrText xml:space="preserve"> PAGEREF _Toc59183149 \h </w:instrText>
            </w:r>
            <w:r w:rsidR="00B67863">
              <w:rPr>
                <w:noProof/>
                <w:webHidden/>
              </w:rPr>
            </w:r>
            <w:r w:rsidR="00B67863">
              <w:rPr>
                <w:noProof/>
                <w:webHidden/>
              </w:rPr>
              <w:fldChar w:fldCharType="separate"/>
            </w:r>
            <w:r w:rsidR="00B67863">
              <w:rPr>
                <w:noProof/>
                <w:webHidden/>
              </w:rPr>
              <w:t>3</w:t>
            </w:r>
            <w:r w:rsidR="00B67863">
              <w:rPr>
                <w:noProof/>
                <w:webHidden/>
              </w:rPr>
              <w:fldChar w:fldCharType="end"/>
            </w:r>
          </w:hyperlink>
        </w:p>
        <w:p w14:paraId="0EA1B884" w14:textId="3AE9DFD1" w:rsidR="00B67863" w:rsidRDefault="00B400C0">
          <w:pPr>
            <w:pStyle w:val="TOC2"/>
            <w:tabs>
              <w:tab w:val="right" w:leader="dot" w:pos="9350"/>
            </w:tabs>
            <w:rPr>
              <w:rFonts w:cstheme="minorBidi"/>
              <w:noProof/>
            </w:rPr>
          </w:pPr>
          <w:hyperlink w:anchor="_Toc59183150" w:history="1">
            <w:r w:rsidR="00B67863" w:rsidRPr="00436939">
              <w:rPr>
                <w:rStyle w:val="Hyperlink"/>
                <w:noProof/>
              </w:rPr>
              <w:t>Annual</w:t>
            </w:r>
            <w:r w:rsidR="00B67863">
              <w:rPr>
                <w:noProof/>
                <w:webHidden/>
              </w:rPr>
              <w:tab/>
            </w:r>
            <w:r w:rsidR="00B67863">
              <w:rPr>
                <w:noProof/>
                <w:webHidden/>
              </w:rPr>
              <w:fldChar w:fldCharType="begin"/>
            </w:r>
            <w:r w:rsidR="00B67863">
              <w:rPr>
                <w:noProof/>
                <w:webHidden/>
              </w:rPr>
              <w:instrText xml:space="preserve"> PAGEREF _Toc59183150 \h </w:instrText>
            </w:r>
            <w:r w:rsidR="00B67863">
              <w:rPr>
                <w:noProof/>
                <w:webHidden/>
              </w:rPr>
            </w:r>
            <w:r w:rsidR="00B67863">
              <w:rPr>
                <w:noProof/>
                <w:webHidden/>
              </w:rPr>
              <w:fldChar w:fldCharType="separate"/>
            </w:r>
            <w:r w:rsidR="00B67863">
              <w:rPr>
                <w:noProof/>
                <w:webHidden/>
              </w:rPr>
              <w:t>3</w:t>
            </w:r>
            <w:r w:rsidR="00B67863">
              <w:rPr>
                <w:noProof/>
                <w:webHidden/>
              </w:rPr>
              <w:fldChar w:fldCharType="end"/>
            </w:r>
          </w:hyperlink>
        </w:p>
        <w:p w14:paraId="6D304FD4" w14:textId="11200639" w:rsidR="00B67863" w:rsidRDefault="00B400C0">
          <w:pPr>
            <w:pStyle w:val="TOC2"/>
            <w:tabs>
              <w:tab w:val="right" w:leader="dot" w:pos="9350"/>
            </w:tabs>
            <w:rPr>
              <w:rFonts w:cstheme="minorBidi"/>
              <w:noProof/>
            </w:rPr>
          </w:pPr>
          <w:hyperlink w:anchor="_Toc59183151" w:history="1">
            <w:r w:rsidR="00B67863" w:rsidRPr="00436939">
              <w:rPr>
                <w:rStyle w:val="Hyperlink"/>
                <w:noProof/>
              </w:rPr>
              <w:t>Monthly</w:t>
            </w:r>
            <w:r w:rsidR="00B67863">
              <w:rPr>
                <w:noProof/>
                <w:webHidden/>
              </w:rPr>
              <w:tab/>
            </w:r>
            <w:r w:rsidR="00B67863">
              <w:rPr>
                <w:noProof/>
                <w:webHidden/>
              </w:rPr>
              <w:fldChar w:fldCharType="begin"/>
            </w:r>
            <w:r w:rsidR="00B67863">
              <w:rPr>
                <w:noProof/>
                <w:webHidden/>
              </w:rPr>
              <w:instrText xml:space="preserve"> PAGEREF _Toc59183151 \h </w:instrText>
            </w:r>
            <w:r w:rsidR="00B67863">
              <w:rPr>
                <w:noProof/>
                <w:webHidden/>
              </w:rPr>
            </w:r>
            <w:r w:rsidR="00B67863">
              <w:rPr>
                <w:noProof/>
                <w:webHidden/>
              </w:rPr>
              <w:fldChar w:fldCharType="separate"/>
            </w:r>
            <w:r w:rsidR="00B67863">
              <w:rPr>
                <w:noProof/>
                <w:webHidden/>
              </w:rPr>
              <w:t>4</w:t>
            </w:r>
            <w:r w:rsidR="00B67863">
              <w:rPr>
                <w:noProof/>
                <w:webHidden/>
              </w:rPr>
              <w:fldChar w:fldCharType="end"/>
            </w:r>
          </w:hyperlink>
        </w:p>
        <w:p w14:paraId="71737AD6" w14:textId="3DF48993" w:rsidR="00B67863" w:rsidRDefault="00B400C0">
          <w:pPr>
            <w:pStyle w:val="TOC2"/>
            <w:tabs>
              <w:tab w:val="right" w:leader="dot" w:pos="9350"/>
            </w:tabs>
            <w:rPr>
              <w:rFonts w:cstheme="minorBidi"/>
              <w:noProof/>
            </w:rPr>
          </w:pPr>
          <w:hyperlink w:anchor="_Toc59183152" w:history="1">
            <w:r w:rsidR="00B67863" w:rsidRPr="00436939">
              <w:rPr>
                <w:rStyle w:val="Hyperlink"/>
                <w:noProof/>
              </w:rPr>
              <w:t>Daily</w:t>
            </w:r>
            <w:r w:rsidR="00B67863">
              <w:rPr>
                <w:noProof/>
                <w:webHidden/>
              </w:rPr>
              <w:tab/>
            </w:r>
            <w:r w:rsidR="00B67863">
              <w:rPr>
                <w:noProof/>
                <w:webHidden/>
              </w:rPr>
              <w:fldChar w:fldCharType="begin"/>
            </w:r>
            <w:r w:rsidR="00B67863">
              <w:rPr>
                <w:noProof/>
                <w:webHidden/>
              </w:rPr>
              <w:instrText xml:space="preserve"> PAGEREF _Toc59183152 \h </w:instrText>
            </w:r>
            <w:r w:rsidR="00B67863">
              <w:rPr>
                <w:noProof/>
                <w:webHidden/>
              </w:rPr>
            </w:r>
            <w:r w:rsidR="00B67863">
              <w:rPr>
                <w:noProof/>
                <w:webHidden/>
              </w:rPr>
              <w:fldChar w:fldCharType="separate"/>
            </w:r>
            <w:r w:rsidR="00B67863">
              <w:rPr>
                <w:noProof/>
                <w:webHidden/>
              </w:rPr>
              <w:t>4</w:t>
            </w:r>
            <w:r w:rsidR="00B67863">
              <w:rPr>
                <w:noProof/>
                <w:webHidden/>
              </w:rPr>
              <w:fldChar w:fldCharType="end"/>
            </w:r>
          </w:hyperlink>
        </w:p>
        <w:p w14:paraId="763C69A3" w14:textId="20546BBA" w:rsidR="00B67863" w:rsidRDefault="00B400C0">
          <w:pPr>
            <w:pStyle w:val="TOC1"/>
            <w:tabs>
              <w:tab w:val="right" w:leader="dot" w:pos="9350"/>
            </w:tabs>
            <w:rPr>
              <w:rFonts w:cstheme="minorBidi"/>
              <w:noProof/>
            </w:rPr>
          </w:pPr>
          <w:hyperlink w:anchor="_Toc59183153" w:history="1">
            <w:r w:rsidR="00B67863" w:rsidRPr="00436939">
              <w:rPr>
                <w:rStyle w:val="Hyperlink"/>
                <w:b/>
                <w:noProof/>
              </w:rPr>
              <w:t>Manual calibration at a single location</w:t>
            </w:r>
            <w:r w:rsidR="00B67863">
              <w:rPr>
                <w:noProof/>
                <w:webHidden/>
              </w:rPr>
              <w:tab/>
            </w:r>
            <w:r w:rsidR="00B67863">
              <w:rPr>
                <w:noProof/>
                <w:webHidden/>
              </w:rPr>
              <w:fldChar w:fldCharType="begin"/>
            </w:r>
            <w:r w:rsidR="00B67863">
              <w:rPr>
                <w:noProof/>
                <w:webHidden/>
              </w:rPr>
              <w:instrText xml:space="preserve"> PAGEREF _Toc59183153 \h </w:instrText>
            </w:r>
            <w:r w:rsidR="00B67863">
              <w:rPr>
                <w:noProof/>
                <w:webHidden/>
              </w:rPr>
            </w:r>
            <w:r w:rsidR="00B67863">
              <w:rPr>
                <w:noProof/>
                <w:webHidden/>
              </w:rPr>
              <w:fldChar w:fldCharType="separate"/>
            </w:r>
            <w:r w:rsidR="00B67863">
              <w:rPr>
                <w:noProof/>
                <w:webHidden/>
              </w:rPr>
              <w:t>4</w:t>
            </w:r>
            <w:r w:rsidR="00B67863">
              <w:rPr>
                <w:noProof/>
                <w:webHidden/>
              </w:rPr>
              <w:fldChar w:fldCharType="end"/>
            </w:r>
          </w:hyperlink>
        </w:p>
        <w:p w14:paraId="06AD82D6" w14:textId="7A9FE97D" w:rsidR="00B67863" w:rsidRDefault="00B400C0">
          <w:pPr>
            <w:pStyle w:val="TOC1"/>
            <w:tabs>
              <w:tab w:val="right" w:leader="dot" w:pos="9350"/>
            </w:tabs>
            <w:rPr>
              <w:rFonts w:cstheme="minorBidi"/>
              <w:noProof/>
            </w:rPr>
          </w:pPr>
          <w:hyperlink w:anchor="_Toc59183154" w:history="1">
            <w:r w:rsidR="00B67863" w:rsidRPr="00436939">
              <w:rPr>
                <w:rStyle w:val="Hyperlink"/>
                <w:b/>
                <w:noProof/>
              </w:rPr>
              <w:t>How to enable macros for calibration and batch processing</w:t>
            </w:r>
            <w:r w:rsidR="00B67863">
              <w:rPr>
                <w:noProof/>
                <w:webHidden/>
              </w:rPr>
              <w:tab/>
            </w:r>
            <w:r w:rsidR="00B67863">
              <w:rPr>
                <w:noProof/>
                <w:webHidden/>
              </w:rPr>
              <w:fldChar w:fldCharType="begin"/>
            </w:r>
            <w:r w:rsidR="00B67863">
              <w:rPr>
                <w:noProof/>
                <w:webHidden/>
              </w:rPr>
              <w:instrText xml:space="preserve"> PAGEREF _Toc59183154 \h </w:instrText>
            </w:r>
            <w:r w:rsidR="00B67863">
              <w:rPr>
                <w:noProof/>
                <w:webHidden/>
              </w:rPr>
            </w:r>
            <w:r w:rsidR="00B67863">
              <w:rPr>
                <w:noProof/>
                <w:webHidden/>
              </w:rPr>
              <w:fldChar w:fldCharType="separate"/>
            </w:r>
            <w:r w:rsidR="00B67863">
              <w:rPr>
                <w:noProof/>
                <w:webHidden/>
              </w:rPr>
              <w:t>6</w:t>
            </w:r>
            <w:r w:rsidR="00B67863">
              <w:rPr>
                <w:noProof/>
                <w:webHidden/>
              </w:rPr>
              <w:fldChar w:fldCharType="end"/>
            </w:r>
          </w:hyperlink>
        </w:p>
        <w:p w14:paraId="4980FF84" w14:textId="05A9DCF4" w:rsidR="00B67863" w:rsidRDefault="00B400C0">
          <w:pPr>
            <w:pStyle w:val="TOC1"/>
            <w:tabs>
              <w:tab w:val="right" w:leader="dot" w:pos="9350"/>
            </w:tabs>
            <w:rPr>
              <w:rFonts w:cstheme="minorBidi"/>
              <w:noProof/>
            </w:rPr>
          </w:pPr>
          <w:hyperlink w:anchor="_Toc59183155" w:history="1">
            <w:r w:rsidR="00B67863" w:rsidRPr="00436939">
              <w:rPr>
                <w:rStyle w:val="Hyperlink"/>
                <w:b/>
                <w:noProof/>
              </w:rPr>
              <w:t>Batch processing many sites</w:t>
            </w:r>
            <w:r w:rsidR="00B67863">
              <w:rPr>
                <w:noProof/>
                <w:webHidden/>
              </w:rPr>
              <w:tab/>
            </w:r>
            <w:r w:rsidR="00B67863">
              <w:rPr>
                <w:noProof/>
                <w:webHidden/>
              </w:rPr>
              <w:fldChar w:fldCharType="begin"/>
            </w:r>
            <w:r w:rsidR="00B67863">
              <w:rPr>
                <w:noProof/>
                <w:webHidden/>
              </w:rPr>
              <w:instrText xml:space="preserve"> PAGEREF _Toc59183155 \h </w:instrText>
            </w:r>
            <w:r w:rsidR="00B67863">
              <w:rPr>
                <w:noProof/>
                <w:webHidden/>
              </w:rPr>
            </w:r>
            <w:r w:rsidR="00B67863">
              <w:rPr>
                <w:noProof/>
                <w:webHidden/>
              </w:rPr>
              <w:fldChar w:fldCharType="separate"/>
            </w:r>
            <w:r w:rsidR="00B67863">
              <w:rPr>
                <w:noProof/>
                <w:webHidden/>
              </w:rPr>
              <w:t>6</w:t>
            </w:r>
            <w:r w:rsidR="00B67863">
              <w:rPr>
                <w:noProof/>
                <w:webHidden/>
              </w:rPr>
              <w:fldChar w:fldCharType="end"/>
            </w:r>
          </w:hyperlink>
        </w:p>
        <w:p w14:paraId="74D7587F" w14:textId="1AA8EEE2" w:rsidR="00B67863" w:rsidRDefault="00B400C0">
          <w:pPr>
            <w:pStyle w:val="TOC1"/>
            <w:tabs>
              <w:tab w:val="right" w:leader="dot" w:pos="9350"/>
            </w:tabs>
            <w:rPr>
              <w:rFonts w:cstheme="minorBidi"/>
              <w:noProof/>
            </w:rPr>
          </w:pPr>
          <w:hyperlink w:anchor="_Toc59183156" w:history="1">
            <w:r w:rsidR="00B67863" w:rsidRPr="00436939">
              <w:rPr>
                <w:rStyle w:val="Hyperlink"/>
                <w:b/>
                <w:noProof/>
              </w:rPr>
              <w:t>Obtain many DAYMET data files for batch processing</w:t>
            </w:r>
            <w:r w:rsidR="00B67863">
              <w:rPr>
                <w:noProof/>
                <w:webHidden/>
              </w:rPr>
              <w:tab/>
            </w:r>
            <w:r w:rsidR="00B67863">
              <w:rPr>
                <w:noProof/>
                <w:webHidden/>
              </w:rPr>
              <w:fldChar w:fldCharType="begin"/>
            </w:r>
            <w:r w:rsidR="00B67863">
              <w:rPr>
                <w:noProof/>
                <w:webHidden/>
              </w:rPr>
              <w:instrText xml:space="preserve"> PAGEREF _Toc59183156 \h </w:instrText>
            </w:r>
            <w:r w:rsidR="00B67863">
              <w:rPr>
                <w:noProof/>
                <w:webHidden/>
              </w:rPr>
            </w:r>
            <w:r w:rsidR="00B67863">
              <w:rPr>
                <w:noProof/>
                <w:webHidden/>
              </w:rPr>
              <w:fldChar w:fldCharType="separate"/>
            </w:r>
            <w:r w:rsidR="00B67863">
              <w:rPr>
                <w:noProof/>
                <w:webHidden/>
              </w:rPr>
              <w:t>7</w:t>
            </w:r>
            <w:r w:rsidR="00B67863">
              <w:rPr>
                <w:noProof/>
                <w:webHidden/>
              </w:rPr>
              <w:fldChar w:fldCharType="end"/>
            </w:r>
          </w:hyperlink>
        </w:p>
        <w:p w14:paraId="046AEF69" w14:textId="2E04693D" w:rsidR="00B67863" w:rsidRDefault="00B400C0">
          <w:pPr>
            <w:pStyle w:val="TOC2"/>
            <w:tabs>
              <w:tab w:val="right" w:leader="dot" w:pos="9350"/>
            </w:tabs>
            <w:rPr>
              <w:rFonts w:cstheme="minorBidi"/>
              <w:noProof/>
            </w:rPr>
          </w:pPr>
          <w:hyperlink w:anchor="_Toc59183157" w:history="1">
            <w:r w:rsidR="00B67863" w:rsidRPr="00436939">
              <w:rPr>
                <w:rStyle w:val="Hyperlink"/>
                <w:noProof/>
              </w:rPr>
              <w:t>Manual download</w:t>
            </w:r>
            <w:r w:rsidR="00B67863">
              <w:rPr>
                <w:noProof/>
                <w:webHidden/>
              </w:rPr>
              <w:tab/>
            </w:r>
            <w:r w:rsidR="00B67863">
              <w:rPr>
                <w:noProof/>
                <w:webHidden/>
              </w:rPr>
              <w:fldChar w:fldCharType="begin"/>
            </w:r>
            <w:r w:rsidR="00B67863">
              <w:rPr>
                <w:noProof/>
                <w:webHidden/>
              </w:rPr>
              <w:instrText xml:space="preserve"> PAGEREF _Toc59183157 \h </w:instrText>
            </w:r>
            <w:r w:rsidR="00B67863">
              <w:rPr>
                <w:noProof/>
                <w:webHidden/>
              </w:rPr>
            </w:r>
            <w:r w:rsidR="00B67863">
              <w:rPr>
                <w:noProof/>
                <w:webHidden/>
              </w:rPr>
              <w:fldChar w:fldCharType="separate"/>
            </w:r>
            <w:r w:rsidR="00B67863">
              <w:rPr>
                <w:noProof/>
                <w:webHidden/>
              </w:rPr>
              <w:t>7</w:t>
            </w:r>
            <w:r w:rsidR="00B67863">
              <w:rPr>
                <w:noProof/>
                <w:webHidden/>
              </w:rPr>
              <w:fldChar w:fldCharType="end"/>
            </w:r>
          </w:hyperlink>
        </w:p>
        <w:p w14:paraId="156F3895" w14:textId="46C19378" w:rsidR="00B67863" w:rsidRDefault="00B400C0">
          <w:pPr>
            <w:pStyle w:val="TOC2"/>
            <w:tabs>
              <w:tab w:val="right" w:leader="dot" w:pos="9350"/>
            </w:tabs>
            <w:rPr>
              <w:rFonts w:cstheme="minorBidi"/>
              <w:noProof/>
            </w:rPr>
          </w:pPr>
          <w:hyperlink w:anchor="_Toc59183158" w:history="1">
            <w:r w:rsidR="00B67863" w:rsidRPr="00436939">
              <w:rPr>
                <w:rStyle w:val="Hyperlink"/>
                <w:noProof/>
              </w:rPr>
              <w:t>Java batch download</w:t>
            </w:r>
            <w:r w:rsidR="00B67863">
              <w:rPr>
                <w:noProof/>
                <w:webHidden/>
              </w:rPr>
              <w:tab/>
            </w:r>
            <w:r w:rsidR="00B67863">
              <w:rPr>
                <w:noProof/>
                <w:webHidden/>
              </w:rPr>
              <w:fldChar w:fldCharType="begin"/>
            </w:r>
            <w:r w:rsidR="00B67863">
              <w:rPr>
                <w:noProof/>
                <w:webHidden/>
              </w:rPr>
              <w:instrText xml:space="preserve"> PAGEREF _Toc59183158 \h </w:instrText>
            </w:r>
            <w:r w:rsidR="00B67863">
              <w:rPr>
                <w:noProof/>
                <w:webHidden/>
              </w:rPr>
            </w:r>
            <w:r w:rsidR="00B67863">
              <w:rPr>
                <w:noProof/>
                <w:webHidden/>
              </w:rPr>
              <w:fldChar w:fldCharType="separate"/>
            </w:r>
            <w:r w:rsidR="00B67863">
              <w:rPr>
                <w:noProof/>
                <w:webHidden/>
              </w:rPr>
              <w:t>7</w:t>
            </w:r>
            <w:r w:rsidR="00B67863">
              <w:rPr>
                <w:noProof/>
                <w:webHidden/>
              </w:rPr>
              <w:fldChar w:fldCharType="end"/>
            </w:r>
          </w:hyperlink>
        </w:p>
        <w:p w14:paraId="66DA70C3" w14:textId="1DDA39A3" w:rsidR="00B67863" w:rsidRDefault="00B400C0">
          <w:pPr>
            <w:pStyle w:val="TOC2"/>
            <w:tabs>
              <w:tab w:val="right" w:leader="dot" w:pos="9350"/>
            </w:tabs>
            <w:rPr>
              <w:rFonts w:cstheme="minorBidi"/>
              <w:noProof/>
            </w:rPr>
          </w:pPr>
          <w:hyperlink w:anchor="_Toc59183159" w:history="1">
            <w:r w:rsidR="00B67863" w:rsidRPr="00436939">
              <w:rPr>
                <w:rStyle w:val="Hyperlink"/>
                <w:noProof/>
              </w:rPr>
              <w:t>R batch download</w:t>
            </w:r>
            <w:r w:rsidR="00B67863">
              <w:rPr>
                <w:noProof/>
                <w:webHidden/>
              </w:rPr>
              <w:tab/>
            </w:r>
            <w:r w:rsidR="00B67863">
              <w:rPr>
                <w:noProof/>
                <w:webHidden/>
              </w:rPr>
              <w:fldChar w:fldCharType="begin"/>
            </w:r>
            <w:r w:rsidR="00B67863">
              <w:rPr>
                <w:noProof/>
                <w:webHidden/>
              </w:rPr>
              <w:instrText xml:space="preserve"> PAGEREF _Toc59183159 \h </w:instrText>
            </w:r>
            <w:r w:rsidR="00B67863">
              <w:rPr>
                <w:noProof/>
                <w:webHidden/>
              </w:rPr>
            </w:r>
            <w:r w:rsidR="00B67863">
              <w:rPr>
                <w:noProof/>
                <w:webHidden/>
              </w:rPr>
              <w:fldChar w:fldCharType="separate"/>
            </w:r>
            <w:r w:rsidR="00B67863">
              <w:rPr>
                <w:noProof/>
                <w:webHidden/>
              </w:rPr>
              <w:t>8</w:t>
            </w:r>
            <w:r w:rsidR="00B67863">
              <w:rPr>
                <w:noProof/>
                <w:webHidden/>
              </w:rPr>
              <w:fldChar w:fldCharType="end"/>
            </w:r>
          </w:hyperlink>
        </w:p>
        <w:p w14:paraId="6524D15D" w14:textId="1224AA44" w:rsidR="00B67863" w:rsidRDefault="00B400C0">
          <w:pPr>
            <w:pStyle w:val="TOC1"/>
            <w:tabs>
              <w:tab w:val="right" w:leader="dot" w:pos="9350"/>
            </w:tabs>
            <w:rPr>
              <w:rFonts w:cstheme="minorBidi"/>
              <w:noProof/>
            </w:rPr>
          </w:pPr>
          <w:hyperlink w:anchor="_Toc59183160" w:history="1">
            <w:r w:rsidR="00B67863" w:rsidRPr="00436939">
              <w:rPr>
                <w:rStyle w:val="Hyperlink"/>
                <w:b/>
                <w:noProof/>
              </w:rPr>
              <w:t>Run water balance model in batch mode</w:t>
            </w:r>
            <w:r w:rsidR="00B67863">
              <w:rPr>
                <w:noProof/>
                <w:webHidden/>
              </w:rPr>
              <w:tab/>
            </w:r>
            <w:r w:rsidR="00B67863">
              <w:rPr>
                <w:noProof/>
                <w:webHidden/>
              </w:rPr>
              <w:fldChar w:fldCharType="begin"/>
            </w:r>
            <w:r w:rsidR="00B67863">
              <w:rPr>
                <w:noProof/>
                <w:webHidden/>
              </w:rPr>
              <w:instrText xml:space="preserve"> PAGEREF _Toc59183160 \h </w:instrText>
            </w:r>
            <w:r w:rsidR="00B67863">
              <w:rPr>
                <w:noProof/>
                <w:webHidden/>
              </w:rPr>
            </w:r>
            <w:r w:rsidR="00B67863">
              <w:rPr>
                <w:noProof/>
                <w:webHidden/>
              </w:rPr>
              <w:fldChar w:fldCharType="separate"/>
            </w:r>
            <w:r w:rsidR="00B67863">
              <w:rPr>
                <w:noProof/>
                <w:webHidden/>
              </w:rPr>
              <w:t>8</w:t>
            </w:r>
            <w:r w:rsidR="00B67863">
              <w:rPr>
                <w:noProof/>
                <w:webHidden/>
              </w:rPr>
              <w:fldChar w:fldCharType="end"/>
            </w:r>
          </w:hyperlink>
        </w:p>
        <w:p w14:paraId="5080C589" w14:textId="6DDAB1A6" w:rsidR="00B67863" w:rsidRDefault="00B400C0">
          <w:pPr>
            <w:pStyle w:val="TOC1"/>
            <w:tabs>
              <w:tab w:val="right" w:leader="dot" w:pos="9350"/>
            </w:tabs>
            <w:rPr>
              <w:rFonts w:cstheme="minorBidi"/>
              <w:noProof/>
            </w:rPr>
          </w:pPr>
          <w:hyperlink w:anchor="_Toc59183161" w:history="1">
            <w:r w:rsidR="00B67863" w:rsidRPr="00436939">
              <w:rPr>
                <w:rStyle w:val="Hyperlink"/>
                <w:b/>
                <w:noProof/>
              </w:rPr>
              <w:t>R script for stacking water balance results into long format</w:t>
            </w:r>
            <w:r w:rsidR="00B67863">
              <w:rPr>
                <w:noProof/>
                <w:webHidden/>
              </w:rPr>
              <w:tab/>
            </w:r>
            <w:r w:rsidR="00B67863">
              <w:rPr>
                <w:noProof/>
                <w:webHidden/>
              </w:rPr>
              <w:fldChar w:fldCharType="begin"/>
            </w:r>
            <w:r w:rsidR="00B67863">
              <w:rPr>
                <w:noProof/>
                <w:webHidden/>
              </w:rPr>
              <w:instrText xml:space="preserve"> PAGEREF _Toc59183161 \h </w:instrText>
            </w:r>
            <w:r w:rsidR="00B67863">
              <w:rPr>
                <w:noProof/>
                <w:webHidden/>
              </w:rPr>
            </w:r>
            <w:r w:rsidR="00B67863">
              <w:rPr>
                <w:noProof/>
                <w:webHidden/>
              </w:rPr>
              <w:fldChar w:fldCharType="separate"/>
            </w:r>
            <w:r w:rsidR="00B67863">
              <w:rPr>
                <w:noProof/>
                <w:webHidden/>
              </w:rPr>
              <w:t>9</w:t>
            </w:r>
            <w:r w:rsidR="00B67863">
              <w:rPr>
                <w:noProof/>
                <w:webHidden/>
              </w:rPr>
              <w:fldChar w:fldCharType="end"/>
            </w:r>
          </w:hyperlink>
        </w:p>
        <w:p w14:paraId="7726F00F" w14:textId="2F0A7932" w:rsidR="00B67863" w:rsidRDefault="00B400C0">
          <w:pPr>
            <w:pStyle w:val="TOC1"/>
            <w:tabs>
              <w:tab w:val="right" w:leader="dot" w:pos="9350"/>
            </w:tabs>
            <w:rPr>
              <w:rFonts w:cstheme="minorBidi"/>
              <w:noProof/>
            </w:rPr>
          </w:pPr>
          <w:hyperlink w:anchor="_Toc59183162" w:history="1">
            <w:r w:rsidR="00B67863" w:rsidRPr="00436939">
              <w:rPr>
                <w:rStyle w:val="Hyperlink"/>
                <w:b/>
                <w:noProof/>
              </w:rPr>
              <w:t>How to Obtain Soil Water Holding Capacity in United States</w:t>
            </w:r>
            <w:r w:rsidR="00B67863">
              <w:rPr>
                <w:noProof/>
                <w:webHidden/>
              </w:rPr>
              <w:tab/>
            </w:r>
            <w:r w:rsidR="00B67863">
              <w:rPr>
                <w:noProof/>
                <w:webHidden/>
              </w:rPr>
              <w:fldChar w:fldCharType="begin"/>
            </w:r>
            <w:r w:rsidR="00B67863">
              <w:rPr>
                <w:noProof/>
                <w:webHidden/>
              </w:rPr>
              <w:instrText xml:space="preserve"> PAGEREF _Toc59183162 \h </w:instrText>
            </w:r>
            <w:r w:rsidR="00B67863">
              <w:rPr>
                <w:noProof/>
                <w:webHidden/>
              </w:rPr>
            </w:r>
            <w:r w:rsidR="00B67863">
              <w:rPr>
                <w:noProof/>
                <w:webHidden/>
              </w:rPr>
              <w:fldChar w:fldCharType="separate"/>
            </w:r>
            <w:r w:rsidR="00B67863">
              <w:rPr>
                <w:noProof/>
                <w:webHidden/>
              </w:rPr>
              <w:t>11</w:t>
            </w:r>
            <w:r w:rsidR="00B67863">
              <w:rPr>
                <w:noProof/>
                <w:webHidden/>
              </w:rPr>
              <w:fldChar w:fldCharType="end"/>
            </w:r>
          </w:hyperlink>
        </w:p>
        <w:p w14:paraId="2BD460BE" w14:textId="362C870E" w:rsidR="00B67863" w:rsidRDefault="00B400C0">
          <w:pPr>
            <w:pStyle w:val="TOC1"/>
            <w:tabs>
              <w:tab w:val="right" w:leader="dot" w:pos="9350"/>
            </w:tabs>
            <w:rPr>
              <w:rFonts w:cstheme="minorBidi"/>
              <w:noProof/>
            </w:rPr>
          </w:pPr>
          <w:hyperlink w:anchor="_Toc59183163" w:history="1">
            <w:r w:rsidR="00B67863" w:rsidRPr="00436939">
              <w:rPr>
                <w:rStyle w:val="Hyperlink"/>
                <w:b/>
                <w:noProof/>
              </w:rPr>
              <w:t>Exploring the influence of PET method, site and climate</w:t>
            </w:r>
            <w:r w:rsidR="00B67863">
              <w:rPr>
                <w:noProof/>
                <w:webHidden/>
              </w:rPr>
              <w:tab/>
            </w:r>
            <w:r w:rsidR="00B67863">
              <w:rPr>
                <w:noProof/>
                <w:webHidden/>
              </w:rPr>
              <w:fldChar w:fldCharType="begin"/>
            </w:r>
            <w:r w:rsidR="00B67863">
              <w:rPr>
                <w:noProof/>
                <w:webHidden/>
              </w:rPr>
              <w:instrText xml:space="preserve"> PAGEREF _Toc59183163 \h </w:instrText>
            </w:r>
            <w:r w:rsidR="00B67863">
              <w:rPr>
                <w:noProof/>
                <w:webHidden/>
              </w:rPr>
            </w:r>
            <w:r w:rsidR="00B67863">
              <w:rPr>
                <w:noProof/>
                <w:webHidden/>
              </w:rPr>
              <w:fldChar w:fldCharType="separate"/>
            </w:r>
            <w:r w:rsidR="00B67863">
              <w:rPr>
                <w:noProof/>
                <w:webHidden/>
              </w:rPr>
              <w:t>22</w:t>
            </w:r>
            <w:r w:rsidR="00B67863">
              <w:rPr>
                <w:noProof/>
                <w:webHidden/>
              </w:rPr>
              <w:fldChar w:fldCharType="end"/>
            </w:r>
          </w:hyperlink>
        </w:p>
        <w:p w14:paraId="0D902514" w14:textId="6701695C" w:rsidR="00B67863" w:rsidRDefault="00B400C0">
          <w:pPr>
            <w:pStyle w:val="TOC1"/>
            <w:tabs>
              <w:tab w:val="right" w:leader="dot" w:pos="9350"/>
            </w:tabs>
            <w:rPr>
              <w:rFonts w:cstheme="minorBidi"/>
              <w:noProof/>
            </w:rPr>
          </w:pPr>
          <w:hyperlink w:anchor="_Toc59183164" w:history="1">
            <w:r w:rsidR="00B67863" w:rsidRPr="00436939">
              <w:rPr>
                <w:rStyle w:val="Hyperlink"/>
                <w:b/>
                <w:noProof/>
              </w:rPr>
              <w:t>References</w:t>
            </w:r>
            <w:r w:rsidR="00B67863">
              <w:rPr>
                <w:noProof/>
                <w:webHidden/>
              </w:rPr>
              <w:tab/>
            </w:r>
            <w:r w:rsidR="00B67863">
              <w:rPr>
                <w:noProof/>
                <w:webHidden/>
              </w:rPr>
              <w:fldChar w:fldCharType="begin"/>
            </w:r>
            <w:r w:rsidR="00B67863">
              <w:rPr>
                <w:noProof/>
                <w:webHidden/>
              </w:rPr>
              <w:instrText xml:space="preserve"> PAGEREF _Toc59183164 \h </w:instrText>
            </w:r>
            <w:r w:rsidR="00B67863">
              <w:rPr>
                <w:noProof/>
                <w:webHidden/>
              </w:rPr>
            </w:r>
            <w:r w:rsidR="00B67863">
              <w:rPr>
                <w:noProof/>
                <w:webHidden/>
              </w:rPr>
              <w:fldChar w:fldCharType="separate"/>
            </w:r>
            <w:r w:rsidR="00B67863">
              <w:rPr>
                <w:noProof/>
                <w:webHidden/>
              </w:rPr>
              <w:t>22</w:t>
            </w:r>
            <w:r w:rsidR="00B67863">
              <w:rPr>
                <w:noProof/>
                <w:webHidden/>
              </w:rPr>
              <w:fldChar w:fldCharType="end"/>
            </w:r>
          </w:hyperlink>
        </w:p>
        <w:p w14:paraId="51022F55" w14:textId="6DEB31C0" w:rsidR="00432993" w:rsidRDefault="00432993">
          <w:r>
            <w:rPr>
              <w:b/>
              <w:bCs/>
              <w:noProof/>
            </w:rPr>
            <w:fldChar w:fldCharType="end"/>
          </w:r>
        </w:p>
      </w:sdtContent>
    </w:sdt>
    <w:p w14:paraId="5BDEA3DF" w14:textId="77777777" w:rsidR="009A4D03" w:rsidRPr="009A4D03" w:rsidRDefault="00366625" w:rsidP="00F46DD3">
      <w:pPr>
        <w:pStyle w:val="Heading1"/>
        <w:rPr>
          <w:b/>
        </w:rPr>
      </w:pPr>
      <w:bookmarkStart w:id="0" w:name="_Toc59183147"/>
      <w:r>
        <w:rPr>
          <w:b/>
        </w:rPr>
        <w:t xml:space="preserve">Running the model </w:t>
      </w:r>
      <w:r w:rsidR="009A4D03" w:rsidRPr="009A4D03">
        <w:rPr>
          <w:b/>
        </w:rPr>
        <w:t>for a single location</w:t>
      </w:r>
      <w:bookmarkEnd w:id="0"/>
    </w:p>
    <w:p w14:paraId="0741939B" w14:textId="77777777" w:rsidR="00CB4E83" w:rsidRDefault="00CB4E83" w:rsidP="00CB4E83">
      <w:pPr>
        <w:pStyle w:val="ListParagraph"/>
        <w:numPr>
          <w:ilvl w:val="0"/>
          <w:numId w:val="1"/>
        </w:numPr>
      </w:pPr>
      <w:r>
        <w:t>Determine latitude and longitude of location that you want to model, units must be in decimal degrees</w:t>
      </w:r>
      <w:r w:rsidR="00F9717E">
        <w:t>.  You can do this in several ways.</w:t>
      </w:r>
    </w:p>
    <w:p w14:paraId="79C862DE" w14:textId="77777777" w:rsidR="00CB4E83" w:rsidRDefault="00CB4E83" w:rsidP="00CB4E83">
      <w:pPr>
        <w:pStyle w:val="ListParagraph"/>
        <w:numPr>
          <w:ilvl w:val="1"/>
          <w:numId w:val="1"/>
        </w:numPr>
      </w:pPr>
      <w:r>
        <w:t>In Google type “</w:t>
      </w:r>
      <w:proofErr w:type="spellStart"/>
      <w:r>
        <w:t>lat</w:t>
      </w:r>
      <w:proofErr w:type="spellEnd"/>
      <w:r>
        <w:t xml:space="preserve"> long Fayetteville, AR”</w:t>
      </w:r>
      <w:r w:rsidR="00F9717E">
        <w:t xml:space="preserve"> (this is the easiest method)</w:t>
      </w:r>
    </w:p>
    <w:p w14:paraId="1785DC62" w14:textId="77777777" w:rsidR="00CB4E83" w:rsidRDefault="00CB4E83" w:rsidP="00CB4E83">
      <w:pPr>
        <w:pStyle w:val="ListParagraph"/>
        <w:numPr>
          <w:ilvl w:val="2"/>
          <w:numId w:val="1"/>
        </w:numPr>
      </w:pPr>
      <w:r w:rsidRPr="00CB4E83">
        <w:t>36.0822° N, 94.1719° W</w:t>
      </w:r>
    </w:p>
    <w:p w14:paraId="0564474A" w14:textId="77777777" w:rsidR="00F9717E" w:rsidRDefault="00F9717E" w:rsidP="00F9717E">
      <w:pPr>
        <w:pStyle w:val="ListParagraph"/>
        <w:numPr>
          <w:ilvl w:val="1"/>
          <w:numId w:val="1"/>
        </w:numPr>
      </w:pPr>
      <w:r>
        <w:t>In Google Earth navigate to your location and write down the coordinates</w:t>
      </w:r>
    </w:p>
    <w:p w14:paraId="730F9162" w14:textId="77777777" w:rsidR="00CB4E83" w:rsidRDefault="00CB4E83" w:rsidP="00CB4E83">
      <w:pPr>
        <w:pStyle w:val="ListParagraph"/>
        <w:numPr>
          <w:ilvl w:val="0"/>
          <w:numId w:val="1"/>
        </w:numPr>
      </w:pPr>
      <w:r>
        <w:t xml:space="preserve">Obtain </w:t>
      </w:r>
      <w:proofErr w:type="spellStart"/>
      <w:r>
        <w:t>Daymet</w:t>
      </w:r>
      <w:proofErr w:type="spellEnd"/>
      <w:r>
        <w:t xml:space="preserve"> daily climate data</w:t>
      </w:r>
    </w:p>
    <w:p w14:paraId="374962F3" w14:textId="77777777" w:rsidR="00CB4E83" w:rsidRDefault="00B400C0" w:rsidP="00CB4E83">
      <w:pPr>
        <w:pStyle w:val="ListParagraph"/>
        <w:numPr>
          <w:ilvl w:val="1"/>
          <w:numId w:val="1"/>
        </w:numPr>
      </w:pPr>
      <w:hyperlink r:id="rId6" w:history="1">
        <w:r w:rsidR="00CB4E83" w:rsidRPr="004B50BF">
          <w:rPr>
            <w:rStyle w:val="Hyperlink"/>
          </w:rPr>
          <w:t>https://daymet.ornl.gov/single-pixel/</w:t>
        </w:r>
      </w:hyperlink>
    </w:p>
    <w:p w14:paraId="1565D1FB" w14:textId="77777777" w:rsidR="00CB4E83" w:rsidRDefault="00F9717E" w:rsidP="00CB4E83">
      <w:pPr>
        <w:pStyle w:val="ListParagraph"/>
        <w:numPr>
          <w:ilvl w:val="1"/>
          <w:numId w:val="1"/>
        </w:numPr>
      </w:pPr>
      <w:r>
        <w:t xml:space="preserve">If asked, create a free login profile and sign in. </w:t>
      </w:r>
      <w:r w:rsidR="00CB4E83">
        <w:t xml:space="preserve"> </w:t>
      </w:r>
    </w:p>
    <w:p w14:paraId="7E354B85" w14:textId="77777777" w:rsidR="00F9717E" w:rsidRDefault="00F9717E" w:rsidP="00CB4E83">
      <w:pPr>
        <w:pStyle w:val="ListParagraph"/>
        <w:numPr>
          <w:ilvl w:val="1"/>
          <w:numId w:val="1"/>
        </w:numPr>
      </w:pPr>
      <w:r>
        <w:t>Drag the pointer to your location of interest or</w:t>
      </w:r>
    </w:p>
    <w:p w14:paraId="5D9F1624" w14:textId="77777777" w:rsidR="00F9717E" w:rsidRDefault="00F9717E" w:rsidP="00CB4E83">
      <w:pPr>
        <w:pStyle w:val="ListParagraph"/>
        <w:numPr>
          <w:ilvl w:val="1"/>
          <w:numId w:val="1"/>
        </w:numPr>
      </w:pPr>
      <w:r>
        <w:lastRenderedPageBreak/>
        <w:t>Enter your coordinates manually obtained from step 1.</w:t>
      </w:r>
      <w:r w:rsidR="001D7A6C">
        <w:t xml:space="preserve"> Set up drop downs like this.</w:t>
      </w:r>
    </w:p>
    <w:p w14:paraId="7B7A6769" w14:textId="21DE2E05" w:rsidR="0060129D" w:rsidRDefault="0060129D" w:rsidP="0060129D">
      <w:pPr>
        <w:pStyle w:val="ListParagraph"/>
        <w:ind w:left="1440"/>
      </w:pPr>
    </w:p>
    <w:p w14:paraId="6398277E" w14:textId="5F2FF705" w:rsidR="0060129D" w:rsidRDefault="0060129D" w:rsidP="0060129D">
      <w:pPr>
        <w:pStyle w:val="ListParagraph"/>
        <w:ind w:left="1440"/>
      </w:pPr>
    </w:p>
    <w:p w14:paraId="4E246A62" w14:textId="66121D32" w:rsidR="0060129D" w:rsidRDefault="0060129D" w:rsidP="0060129D">
      <w:pPr>
        <w:pStyle w:val="ListParagraph"/>
        <w:ind w:left="1440"/>
      </w:pPr>
    </w:p>
    <w:p w14:paraId="5FF70112" w14:textId="21F0FDB0" w:rsidR="0060129D" w:rsidRDefault="0060129D" w:rsidP="0060129D">
      <w:pPr>
        <w:pStyle w:val="ListParagraph"/>
        <w:ind w:left="1440"/>
      </w:pPr>
    </w:p>
    <w:p w14:paraId="3540FCDD" w14:textId="19317F68" w:rsidR="0060129D" w:rsidRDefault="0060129D" w:rsidP="0060129D">
      <w:pPr>
        <w:pStyle w:val="ListParagraph"/>
        <w:ind w:left="1440"/>
      </w:pPr>
    </w:p>
    <w:p w14:paraId="1AF17972" w14:textId="3CCCDAE3" w:rsidR="0060129D" w:rsidRDefault="0060129D" w:rsidP="0060129D">
      <w:pPr>
        <w:pStyle w:val="ListParagraph"/>
        <w:ind w:left="1440"/>
      </w:pPr>
    </w:p>
    <w:p w14:paraId="19F61374" w14:textId="10550C94" w:rsidR="0060129D" w:rsidRDefault="0060129D" w:rsidP="0060129D">
      <w:pPr>
        <w:pStyle w:val="ListParagraph"/>
        <w:ind w:left="1440"/>
      </w:pPr>
    </w:p>
    <w:p w14:paraId="29D04F87" w14:textId="3787A5A4" w:rsidR="0060129D" w:rsidRDefault="0060129D" w:rsidP="0060129D">
      <w:pPr>
        <w:pStyle w:val="ListParagraph"/>
        <w:ind w:left="1440"/>
      </w:pPr>
    </w:p>
    <w:p w14:paraId="3B21416A" w14:textId="25B3BD85" w:rsidR="00F9717E" w:rsidRDefault="00F9717E" w:rsidP="00CB4E83">
      <w:pPr>
        <w:pStyle w:val="ListParagraph"/>
        <w:numPr>
          <w:ilvl w:val="1"/>
          <w:numId w:val="1"/>
        </w:numPr>
      </w:pPr>
      <w:r>
        <w:t xml:space="preserve">NOTE: </w:t>
      </w:r>
      <w:r w:rsidR="00E8118E">
        <w:t>L</w:t>
      </w:r>
      <w:r w:rsidR="001D7A6C">
        <w:t>ongi</w:t>
      </w:r>
      <w:r w:rsidR="00E8118E">
        <w:t xml:space="preserve">tude must be </w:t>
      </w:r>
      <w:r w:rsidR="00E8118E" w:rsidRPr="00E8118E">
        <w:rPr>
          <w:b/>
        </w:rPr>
        <w:t>NEGATIVE</w:t>
      </w:r>
      <w:r>
        <w:t xml:space="preserve"> </w:t>
      </w:r>
      <w:r w:rsidR="00E8118E">
        <w:t xml:space="preserve"> </w:t>
      </w:r>
    </w:p>
    <w:p w14:paraId="05D74D4A" w14:textId="45A3A60E" w:rsidR="003C38CB" w:rsidRDefault="0060129D" w:rsidP="003C38CB">
      <w:pPr>
        <w:pStyle w:val="ListParagraph"/>
        <w:ind w:left="1440"/>
      </w:pPr>
      <w:r>
        <w:rPr>
          <w:noProof/>
        </w:rPr>
        <mc:AlternateContent>
          <mc:Choice Requires="wps">
            <w:drawing>
              <wp:anchor distT="0" distB="0" distL="114300" distR="114300" simplePos="0" relativeHeight="251663360" behindDoc="0" locked="0" layoutInCell="1" allowOverlap="1" wp14:anchorId="0EEB3D6D" wp14:editId="4A5DCB65">
                <wp:simplePos x="0" y="0"/>
                <wp:positionH relativeFrom="column">
                  <wp:posOffset>1019175</wp:posOffset>
                </wp:positionH>
                <wp:positionV relativeFrom="paragraph">
                  <wp:posOffset>29210</wp:posOffset>
                </wp:positionV>
                <wp:extent cx="171450" cy="948055"/>
                <wp:effectExtent l="19050" t="19050" r="57150" b="42545"/>
                <wp:wrapNone/>
                <wp:docPr id="4" name="Straight Arrow Connector 4"/>
                <wp:cNvGraphicFramePr/>
                <a:graphic xmlns:a="http://schemas.openxmlformats.org/drawingml/2006/main">
                  <a:graphicData uri="http://schemas.microsoft.com/office/word/2010/wordprocessingShape">
                    <wps:wsp>
                      <wps:cNvCnPr/>
                      <wps:spPr>
                        <a:xfrm>
                          <a:off x="0" y="0"/>
                          <a:ext cx="171450" cy="948055"/>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9285891" id="_x0000_t32" coordsize="21600,21600" o:spt="32" o:oned="t" path="m,l21600,21600e" filled="f">
                <v:path arrowok="t" fillok="f" o:connecttype="none"/>
                <o:lock v:ext="edit" shapetype="t"/>
              </v:shapetype>
              <v:shape id="Straight Arrow Connector 4" o:spid="_x0000_s1026" type="#_x0000_t32" style="position:absolute;margin-left:80.25pt;margin-top:2.3pt;width:13.5pt;height:7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" strokecolor="windowText" strokeweight="2.25pt">
                <v:stroke endarrow="block" joinstyle="miter"/>
              </v:shape>
            </w:pict>
          </mc:Fallback>
        </mc:AlternateContent>
      </w:r>
      <w:r w:rsidR="009A4D03">
        <w:rPr>
          <w:noProof/>
        </w:rPr>
        <mc:AlternateContent>
          <mc:Choice Requires="wps">
            <w:drawing>
              <wp:anchor distT="45720" distB="45720" distL="114300" distR="114300" simplePos="0" relativeHeight="251667456" behindDoc="0" locked="0" layoutInCell="1" allowOverlap="1" wp14:anchorId="27E1E945" wp14:editId="20BEB670">
                <wp:simplePos x="0" y="0"/>
                <wp:positionH relativeFrom="column">
                  <wp:posOffset>3759200</wp:posOffset>
                </wp:positionH>
                <wp:positionV relativeFrom="paragraph">
                  <wp:posOffset>921385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136B8FD" w14:textId="77777777" w:rsidR="00C006B1" w:rsidRDefault="00C006B1">
                            <w:r>
                              <w:t>Select the “years” radio button, then select all variables and all years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7E1E945" id="_x0000_t202" coordsize="21600,21600" o:spt="202" path="m,l,21600r21600,l21600,xe">
                <v:stroke joinstyle="miter"/>
                <v:path gradientshapeok="t" o:connecttype="rect"/>
              </v:shapetype>
              <v:shape id="Text Box 2" o:spid="_x0000_s1026" type="#_x0000_t202" style="position:absolute;left:0;text-align:left;margin-left:296pt;margin-top:72.5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">
                <v:textbox style="mso-fit-shape-to-text:t">
                  <w:txbxContent>
                    <w:p w14:paraId="1136B8FD" w14:textId="77777777" w:rsidR="00C006B1" w:rsidRDefault="00C006B1">
                      <w:r>
                        <w:t>Select the “years” radio button, then select all variables and all years</w:t>
                      </w:r>
                    </w:p>
                  </w:txbxContent>
                </v:textbox>
                <w10:wrap type="square"/>
              </v:shape>
            </w:pict>
          </mc:Fallback>
        </mc:AlternateContent>
      </w:r>
      <w:r w:rsidR="00455C0D">
        <w:rPr>
          <w:noProof/>
        </w:rPr>
        <mc:AlternateContent>
          <mc:Choice Requires="wps">
            <w:drawing>
              <wp:anchor distT="0" distB="0" distL="114300" distR="114300" simplePos="0" relativeHeight="251665408" behindDoc="0" locked="0" layoutInCell="1" allowOverlap="1" wp14:anchorId="4F69AD45" wp14:editId="24290DF4">
                <wp:simplePos x="0" y="0"/>
                <wp:positionH relativeFrom="column">
                  <wp:posOffset>1932495</wp:posOffset>
                </wp:positionH>
                <wp:positionV relativeFrom="paragraph">
                  <wp:posOffset>461671</wp:posOffset>
                </wp:positionV>
                <wp:extent cx="1135380" cy="541020"/>
                <wp:effectExtent l="38100" t="38100" r="26670" b="30480"/>
                <wp:wrapNone/>
                <wp:docPr id="5" name="Straight Arrow Connector 5"/>
                <wp:cNvGraphicFramePr/>
                <a:graphic xmlns:a="http://schemas.openxmlformats.org/drawingml/2006/main">
                  <a:graphicData uri="http://schemas.microsoft.com/office/word/2010/wordprocessingShape">
                    <wps:wsp>
                      <wps:cNvCnPr/>
                      <wps:spPr>
                        <a:xfrm flipH="1" flipV="1">
                          <a:off x="0" y="0"/>
                          <a:ext cx="1135380" cy="541020"/>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anchor>
            </w:drawing>
          </mc:Choice>
          <mc:Fallback>
            <w:pict>
              <v:shape w14:anchorId="1C48ABA1" id="Straight Arrow Connector 5" o:spid="_x0000_s1026" type="#_x0000_t32" style="position:absolute;margin-left:152.15pt;margin-top:36.35pt;width:89.4pt;height:42.6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" strokecolor="windowText" strokeweight="2.25pt">
                <v:stroke endarrow="block" joinstyle="miter"/>
              </v:shape>
            </w:pict>
          </mc:Fallback>
        </mc:AlternateContent>
      </w:r>
      <w:r w:rsidR="007E151F">
        <w:rPr>
          <w:noProof/>
        </w:rPr>
        <mc:AlternateContent>
          <mc:Choice Requires="wps">
            <w:drawing>
              <wp:anchor distT="0" distB="0" distL="114300" distR="114300" simplePos="0" relativeHeight="251661312" behindDoc="0" locked="0" layoutInCell="1" allowOverlap="1" wp14:anchorId="560913F8" wp14:editId="354FF220">
                <wp:simplePos x="0" y="0"/>
                <wp:positionH relativeFrom="column">
                  <wp:posOffset>2461260</wp:posOffset>
                </wp:positionH>
                <wp:positionV relativeFrom="paragraph">
                  <wp:posOffset>548005</wp:posOffset>
                </wp:positionV>
                <wp:extent cx="1135380" cy="541020"/>
                <wp:effectExtent l="38100" t="38100" r="26670" b="30480"/>
                <wp:wrapNone/>
                <wp:docPr id="3" name="Straight Arrow Connector 3"/>
                <wp:cNvGraphicFramePr/>
                <a:graphic xmlns:a="http://schemas.openxmlformats.org/drawingml/2006/main">
                  <a:graphicData uri="http://schemas.microsoft.com/office/word/2010/wordprocessingShape">
                    <wps:wsp>
                      <wps:cNvCnPr/>
                      <wps:spPr>
                        <a:xfrm flipH="1" flipV="1">
                          <a:off x="0" y="0"/>
                          <a:ext cx="1135380" cy="541020"/>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anchor>
            </w:drawing>
          </mc:Choice>
          <mc:Fallback>
            <w:pict>
              <v:shape w14:anchorId="18206696" id="Straight Arrow Connector 3" o:spid="_x0000_s1026" type="#_x0000_t32" style="position:absolute;margin-left:193.8pt;margin-top:43.15pt;width:89.4pt;height:42.6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" strokecolor="windowText" strokeweight="2.25pt">
                <v:stroke endarrow="block" joinstyle="miter"/>
              </v:shape>
            </w:pict>
          </mc:Fallback>
        </mc:AlternateContent>
      </w:r>
      <w:r w:rsidR="007E151F">
        <w:rPr>
          <w:noProof/>
        </w:rPr>
        <mc:AlternateContent>
          <mc:Choice Requires="wps">
            <w:drawing>
              <wp:anchor distT="0" distB="0" distL="114300" distR="114300" simplePos="0" relativeHeight="251659264" behindDoc="0" locked="0" layoutInCell="1" allowOverlap="1" wp14:anchorId="57089814" wp14:editId="7FBF2B07">
                <wp:simplePos x="0" y="0"/>
                <wp:positionH relativeFrom="column">
                  <wp:posOffset>3147060</wp:posOffset>
                </wp:positionH>
                <wp:positionV relativeFrom="paragraph">
                  <wp:posOffset>233680</wp:posOffset>
                </wp:positionV>
                <wp:extent cx="1135380" cy="541020"/>
                <wp:effectExtent l="38100" t="38100" r="26670" b="30480"/>
                <wp:wrapNone/>
                <wp:docPr id="2" name="Straight Arrow Connector 2"/>
                <wp:cNvGraphicFramePr/>
                <a:graphic xmlns:a="http://schemas.openxmlformats.org/drawingml/2006/main">
                  <a:graphicData uri="http://schemas.microsoft.com/office/word/2010/wordprocessingShape">
                    <wps:wsp>
                      <wps:cNvCnPr/>
                      <wps:spPr>
                        <a:xfrm flipH="1" flipV="1">
                          <a:off x="0" y="0"/>
                          <a:ext cx="1135380" cy="54102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2B3342" id="Straight Arrow Connector 2" o:spid="_x0000_s1026" type="#_x0000_t32" style="position:absolute;margin-left:247.8pt;margin-top:18.4pt;width:89.4pt;height:42.6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" strokecolor="black [3213]" strokeweight="2.25pt">
                <v:stroke endarrow="block" joinstyle="miter"/>
              </v:shape>
            </w:pict>
          </mc:Fallback>
        </mc:AlternateContent>
      </w:r>
      <w:r w:rsidR="001D7A6C">
        <w:rPr>
          <w:noProof/>
        </w:rPr>
        <w:drawing>
          <wp:inline distT="0" distB="0" distL="0" distR="0" wp14:anchorId="63E29DBB" wp14:editId="07CA083F">
            <wp:extent cx="2316480" cy="161511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9355" cy="1645009"/>
                    </a:xfrm>
                    <a:prstGeom prst="rect">
                      <a:avLst/>
                    </a:prstGeom>
                  </pic:spPr>
                </pic:pic>
              </a:graphicData>
            </a:graphic>
          </wp:inline>
        </w:drawing>
      </w:r>
    </w:p>
    <w:p w14:paraId="2FBCB1D4" w14:textId="77777777" w:rsidR="003C38CB" w:rsidRDefault="00E8118E" w:rsidP="003C38CB">
      <w:pPr>
        <w:pStyle w:val="ListParagraph"/>
        <w:numPr>
          <w:ilvl w:val="1"/>
          <w:numId w:val="1"/>
        </w:numPr>
      </w:pPr>
      <w:r>
        <w:t>Click “</w:t>
      </w:r>
      <w:r w:rsidR="00455C0D">
        <w:t xml:space="preserve">Download </w:t>
      </w:r>
      <w:r>
        <w:t>Data”</w:t>
      </w:r>
      <w:r w:rsidR="003C38CB">
        <w:t xml:space="preserve"> and a </w:t>
      </w:r>
      <w:r w:rsidR="00455C0D">
        <w:t xml:space="preserve">*.csv file will download </w:t>
      </w:r>
      <w:r w:rsidR="003C38CB">
        <w:t>in a few seconds</w:t>
      </w:r>
    </w:p>
    <w:p w14:paraId="74FED05A" w14:textId="77777777" w:rsidR="003C38CB" w:rsidRDefault="003C38CB" w:rsidP="00455C0D">
      <w:pPr>
        <w:pStyle w:val="ListParagraph"/>
        <w:numPr>
          <w:ilvl w:val="1"/>
          <w:numId w:val="1"/>
        </w:numPr>
      </w:pPr>
      <w:r>
        <w:t xml:space="preserve">Open this file </w:t>
      </w:r>
      <w:proofErr w:type="gramStart"/>
      <w:r>
        <w:t xml:space="preserve">and </w:t>
      </w:r>
      <w:r w:rsidR="00455C0D">
        <w:t>also</w:t>
      </w:r>
      <w:proofErr w:type="gramEnd"/>
      <w:r w:rsidR="00455C0D">
        <w:t xml:space="preserve"> </w:t>
      </w:r>
      <w:r w:rsidR="009368AD">
        <w:t>Water Balance Model spreadsheet “Simple Water Balance Model</w:t>
      </w:r>
      <w:r w:rsidR="009368AD" w:rsidRPr="00CA663F">
        <w:t>.xlsx</w:t>
      </w:r>
      <w:r w:rsidR="009368AD">
        <w:t>”</w:t>
      </w:r>
    </w:p>
    <w:p w14:paraId="6E8C11B1" w14:textId="77777777" w:rsidR="009368AD" w:rsidRDefault="009368AD" w:rsidP="003C38CB">
      <w:pPr>
        <w:pStyle w:val="ListParagraph"/>
        <w:numPr>
          <w:ilvl w:val="1"/>
          <w:numId w:val="1"/>
        </w:numPr>
      </w:pPr>
      <w:r>
        <w:t>Enable iterative calculations in “Simple Water Balance Model</w:t>
      </w:r>
      <w:r w:rsidRPr="00CA663F">
        <w:t>.xlsx</w:t>
      </w:r>
      <w:r>
        <w:t>”</w:t>
      </w:r>
    </w:p>
    <w:p w14:paraId="0E8F9D07" w14:textId="77777777" w:rsidR="009368AD" w:rsidRDefault="009368AD" w:rsidP="009368AD">
      <w:pPr>
        <w:pStyle w:val="ListParagraph"/>
        <w:numPr>
          <w:ilvl w:val="2"/>
          <w:numId w:val="1"/>
        </w:numPr>
      </w:pPr>
      <w:r>
        <w:t>Click File&gt;Options&gt;Formulas&gt;check box “Enable iterative calculations”</w:t>
      </w:r>
    </w:p>
    <w:p w14:paraId="3687D469" w14:textId="77777777" w:rsidR="003C38CB" w:rsidRDefault="003C38CB" w:rsidP="003C38CB">
      <w:pPr>
        <w:pStyle w:val="ListParagraph"/>
        <w:numPr>
          <w:ilvl w:val="1"/>
          <w:numId w:val="1"/>
        </w:numPr>
      </w:pPr>
      <w:r>
        <w:t xml:space="preserve">Paste the </w:t>
      </w:r>
      <w:proofErr w:type="spellStart"/>
      <w:r>
        <w:t>Daymet</w:t>
      </w:r>
      <w:proofErr w:type="spellEnd"/>
      <w:r>
        <w:t xml:space="preserve"> climate data into </w:t>
      </w:r>
      <w:r w:rsidR="00CA663F">
        <w:t>Water Balance Model spreadsheet</w:t>
      </w:r>
      <w:r>
        <w:t xml:space="preserve"> tab called “paste </w:t>
      </w:r>
      <w:proofErr w:type="spellStart"/>
      <w:r>
        <w:t>Daymet</w:t>
      </w:r>
      <w:proofErr w:type="spellEnd"/>
      <w:r>
        <w:t xml:space="preserve"> data here”</w:t>
      </w:r>
    </w:p>
    <w:p w14:paraId="13EC82D5" w14:textId="2D5A6064" w:rsidR="003C38CB" w:rsidRDefault="00AC06F3" w:rsidP="00AC06F3">
      <w:pPr>
        <w:pStyle w:val="ListParagraph"/>
        <w:numPr>
          <w:ilvl w:val="1"/>
          <w:numId w:val="1"/>
        </w:numPr>
      </w:pPr>
      <w:r w:rsidRPr="00AC06F3">
        <w:rPr>
          <w:b/>
        </w:rPr>
        <w:t>IMPORTANT</w:t>
      </w:r>
      <w:r>
        <w:t xml:space="preserve"> last step.  </w:t>
      </w:r>
      <w:r w:rsidR="00CA663F">
        <w:t xml:space="preserve">In the tab “paste </w:t>
      </w:r>
      <w:proofErr w:type="spellStart"/>
      <w:r w:rsidR="00CA663F">
        <w:t>Daymet</w:t>
      </w:r>
      <w:proofErr w:type="spellEnd"/>
      <w:r w:rsidR="00CA663F">
        <w:t xml:space="preserve"> data here” format cell A1 to separate the </w:t>
      </w:r>
      <w:r w:rsidR="008844E1">
        <w:t xml:space="preserve">Latitude, Longitude and Elevation </w:t>
      </w:r>
      <w:r w:rsidR="00CA663F">
        <w:t xml:space="preserve">values </w:t>
      </w:r>
      <w:r w:rsidR="008844E1">
        <w:t xml:space="preserve">and </w:t>
      </w:r>
      <w:r w:rsidR="00CA663F">
        <w:t>into separate cell</w:t>
      </w:r>
      <w:r w:rsidR="008844E1">
        <w:t>s in their respective rows</w:t>
      </w:r>
    </w:p>
    <w:p w14:paraId="7363F22D" w14:textId="77777777" w:rsidR="00CA663F" w:rsidRDefault="00CA663F" w:rsidP="00CA663F">
      <w:pPr>
        <w:pStyle w:val="ListParagraph"/>
        <w:numPr>
          <w:ilvl w:val="2"/>
          <w:numId w:val="1"/>
        </w:numPr>
      </w:pPr>
      <w:r>
        <w:t>Click Cell A1 then on the top ribbon click</w:t>
      </w:r>
    </w:p>
    <w:p w14:paraId="5C4EAF84" w14:textId="7F30B963" w:rsidR="00CA663F" w:rsidRDefault="00CA663F" w:rsidP="00CA663F">
      <w:pPr>
        <w:pStyle w:val="ListParagraph"/>
        <w:numPr>
          <w:ilvl w:val="3"/>
          <w:numId w:val="1"/>
        </w:numPr>
      </w:pPr>
      <w:r>
        <w:t>Data &gt; text to columns &gt; delimited &gt; space</w:t>
      </w:r>
      <w:r w:rsidR="00AC06F3">
        <w:t xml:space="preserve"> &gt; finish</w:t>
      </w:r>
    </w:p>
    <w:p w14:paraId="0B44FBBC" w14:textId="11B2174D" w:rsidR="008844E1" w:rsidRDefault="008844E1" w:rsidP="008844E1">
      <w:pPr>
        <w:pStyle w:val="ListParagraph"/>
        <w:numPr>
          <w:ilvl w:val="2"/>
          <w:numId w:val="1"/>
        </w:numPr>
      </w:pPr>
      <w:r>
        <w:t>Repeat for cell A4</w:t>
      </w:r>
    </w:p>
    <w:p w14:paraId="51B04EDE" w14:textId="35B3497F" w:rsidR="00AC06F3" w:rsidRDefault="00AC06F3" w:rsidP="006F04A4">
      <w:pPr>
        <w:pStyle w:val="ListParagraph"/>
        <w:numPr>
          <w:ilvl w:val="1"/>
          <w:numId w:val="1"/>
        </w:numPr>
      </w:pPr>
      <w:r>
        <w:t xml:space="preserve">Your </w:t>
      </w:r>
      <w:r w:rsidR="008844E1">
        <w:t xml:space="preserve">daily </w:t>
      </w:r>
      <w:r>
        <w:t xml:space="preserve">water balance results are automatically </w:t>
      </w:r>
      <w:r w:rsidR="001D7A6C">
        <w:t>calculated</w:t>
      </w:r>
      <w:r w:rsidR="008844E1">
        <w:t xml:space="preserve"> starting in column BB.</w:t>
      </w:r>
    </w:p>
    <w:p w14:paraId="3A175C69" w14:textId="6A2AF037" w:rsidR="008844E1" w:rsidRDefault="00876C3E" w:rsidP="006F04A4">
      <w:pPr>
        <w:pStyle w:val="ListParagraph"/>
        <w:numPr>
          <w:ilvl w:val="1"/>
          <w:numId w:val="1"/>
        </w:numPr>
      </w:pPr>
      <w:r>
        <w:t>Refresh both the “annual” and “monthly” tabs to update the pivot tables that build annual and monthly outputs from the daily output</w:t>
      </w:r>
      <w:r>
        <w:tab/>
      </w:r>
    </w:p>
    <w:p w14:paraId="200108FD" w14:textId="714D0A58" w:rsidR="00876C3E" w:rsidRDefault="00876C3E" w:rsidP="00876C3E">
      <w:pPr>
        <w:pStyle w:val="ListParagraph"/>
        <w:numPr>
          <w:ilvl w:val="2"/>
          <w:numId w:val="1"/>
        </w:numPr>
      </w:pPr>
      <w:r>
        <w:t xml:space="preserve">Right click any cell on the tab and then click “refresh” </w:t>
      </w:r>
    </w:p>
    <w:p w14:paraId="7FEFD46B" w14:textId="3E40AB5F" w:rsidR="00C006B1" w:rsidRPr="00C006B1" w:rsidRDefault="00C006B1" w:rsidP="00C006B1">
      <w:pPr>
        <w:pStyle w:val="NormalWeb"/>
        <w:spacing w:before="0" w:beforeAutospacing="0" w:after="0" w:afterAutospacing="0"/>
        <w:ind w:left="480" w:hanging="480"/>
        <w:rPr>
          <w:b/>
          <w:bCs/>
        </w:rPr>
      </w:pPr>
      <w:bookmarkStart w:id="1" w:name="_Toc59183148"/>
      <w:r w:rsidRPr="00C006B1">
        <w:rPr>
          <w:rStyle w:val="Heading1Char"/>
          <w:b/>
          <w:bCs/>
        </w:rPr>
        <w:t>Inputs</w:t>
      </w:r>
      <w:bookmarkEnd w:id="1"/>
    </w:p>
    <w:p w14:paraId="2EB50429" w14:textId="77777777" w:rsidR="00C006B1" w:rsidRDefault="00C006B1" w:rsidP="00C006B1">
      <w:pPr>
        <w:pStyle w:val="NormalWeb"/>
        <w:spacing w:before="0" w:beforeAutospacing="0" w:after="0" w:afterAutospacing="0"/>
        <w:ind w:left="480"/>
      </w:pPr>
      <w:r>
        <w:t>Required:</w:t>
      </w:r>
    </w:p>
    <w:p w14:paraId="716D52F6" w14:textId="77777777" w:rsidR="00C006B1" w:rsidRDefault="00C006B1" w:rsidP="00C006B1">
      <w:pPr>
        <w:pStyle w:val="NormalWeb"/>
        <w:spacing w:before="0" w:beforeAutospacing="0" w:after="0" w:afterAutospacing="0"/>
        <w:ind w:left="480" w:firstLine="240"/>
      </w:pPr>
      <w:r>
        <w:t>Max and Min Temperature (deg C)</w:t>
      </w:r>
    </w:p>
    <w:p w14:paraId="0A149ECE" w14:textId="77777777" w:rsidR="00C006B1" w:rsidRDefault="00C006B1" w:rsidP="00C006B1">
      <w:pPr>
        <w:pStyle w:val="NormalWeb"/>
        <w:spacing w:before="0" w:beforeAutospacing="0" w:after="0" w:afterAutospacing="0"/>
        <w:ind w:left="480" w:firstLine="240"/>
      </w:pPr>
      <w:r>
        <w:t>Precipitation (mm)</w:t>
      </w:r>
    </w:p>
    <w:p w14:paraId="541D0CFE" w14:textId="77777777" w:rsidR="00C006B1" w:rsidRDefault="00C006B1" w:rsidP="00C006B1">
      <w:pPr>
        <w:pStyle w:val="NormalWeb"/>
        <w:spacing w:before="0" w:beforeAutospacing="0" w:after="0" w:afterAutospacing="0"/>
        <w:ind w:left="480" w:firstLine="240"/>
      </w:pPr>
      <w:r>
        <w:t>Latitude (decimal degrees)</w:t>
      </w:r>
    </w:p>
    <w:p w14:paraId="7988430A" w14:textId="77777777" w:rsidR="00C006B1" w:rsidRDefault="00C006B1" w:rsidP="00C006B1">
      <w:pPr>
        <w:pStyle w:val="NormalWeb"/>
        <w:spacing w:before="0" w:beforeAutospacing="0" w:after="0" w:afterAutospacing="0"/>
        <w:ind w:left="480"/>
      </w:pPr>
      <w:r>
        <w:t>Optional:</w:t>
      </w:r>
    </w:p>
    <w:p w14:paraId="7B80BD82" w14:textId="77777777" w:rsidR="00C006B1" w:rsidRDefault="00C006B1" w:rsidP="00C006B1">
      <w:pPr>
        <w:pStyle w:val="NormalWeb"/>
        <w:spacing w:before="0" w:beforeAutospacing="0" w:after="0" w:afterAutospacing="0"/>
        <w:ind w:left="480" w:firstLine="240"/>
      </w:pPr>
      <w:r>
        <w:t>Water Holding Capacity (mm)</w:t>
      </w:r>
    </w:p>
    <w:p w14:paraId="14F30D34" w14:textId="77777777" w:rsidR="00C006B1" w:rsidRDefault="00C006B1" w:rsidP="00C006B1">
      <w:pPr>
        <w:pStyle w:val="NormalWeb"/>
        <w:spacing w:before="0" w:beforeAutospacing="0" w:after="0" w:afterAutospacing="0"/>
        <w:ind w:left="480" w:firstLine="240"/>
      </w:pPr>
      <w:r>
        <w:t>Slope (degrees optional)</w:t>
      </w:r>
    </w:p>
    <w:p w14:paraId="4B4E49CC" w14:textId="77777777" w:rsidR="00C006B1" w:rsidRDefault="00C006B1" w:rsidP="00C006B1">
      <w:pPr>
        <w:pStyle w:val="NormalWeb"/>
        <w:spacing w:before="0" w:beforeAutospacing="0" w:after="0" w:afterAutospacing="0"/>
        <w:ind w:left="480" w:firstLine="240"/>
      </w:pPr>
      <w:r>
        <w:lastRenderedPageBreak/>
        <w:t>Aspect (degrees optional)</w:t>
      </w:r>
    </w:p>
    <w:p w14:paraId="15720302" w14:textId="77777777" w:rsidR="00C006B1" w:rsidRDefault="00C006B1" w:rsidP="00C006B1">
      <w:pPr>
        <w:pStyle w:val="NormalWeb"/>
        <w:spacing w:before="0" w:beforeAutospacing="0" w:after="0" w:afterAutospacing="0"/>
        <w:ind w:left="480" w:firstLine="240"/>
      </w:pPr>
      <w:r>
        <w:t>Site name</w:t>
      </w:r>
    </w:p>
    <w:p w14:paraId="51EA2CC8" w14:textId="77777777" w:rsidR="00C006B1" w:rsidRDefault="00C006B1" w:rsidP="00C006B1">
      <w:pPr>
        <w:pStyle w:val="NormalWeb"/>
        <w:spacing w:before="0" w:beforeAutospacing="0" w:after="0" w:afterAutospacing="0"/>
        <w:ind w:left="480" w:firstLine="240"/>
      </w:pPr>
      <w:r>
        <w:t xml:space="preserve">Solar radiation </w:t>
      </w:r>
      <w:r w:rsidRPr="00256F67">
        <w:t>(W/m^2</w:t>
      </w:r>
      <w:r>
        <w:t>)</w:t>
      </w:r>
    </w:p>
    <w:p w14:paraId="1FC4D252" w14:textId="77777777" w:rsidR="00C006B1" w:rsidRDefault="00C006B1" w:rsidP="00C006B1">
      <w:pPr>
        <w:pStyle w:val="NormalWeb"/>
        <w:spacing w:before="0" w:beforeAutospacing="0" w:after="0" w:afterAutospacing="0"/>
        <w:ind w:left="480" w:firstLine="240"/>
      </w:pPr>
      <w:r>
        <w:t>Vapor pressure (Pa)</w:t>
      </w:r>
    </w:p>
    <w:p w14:paraId="5CC54936" w14:textId="77777777" w:rsidR="00C006B1" w:rsidRDefault="00C006B1" w:rsidP="00C006B1">
      <w:pPr>
        <w:pStyle w:val="NormalWeb"/>
        <w:spacing w:before="0" w:beforeAutospacing="0" w:after="0" w:afterAutospacing="0"/>
        <w:ind w:left="480" w:firstLine="240"/>
      </w:pPr>
      <w:r>
        <w:t>Wind speed (m/s)</w:t>
      </w:r>
    </w:p>
    <w:p w14:paraId="17968A04" w14:textId="77777777" w:rsidR="00C006B1" w:rsidRDefault="00C006B1" w:rsidP="00C006B1">
      <w:pPr>
        <w:pStyle w:val="NormalWeb"/>
        <w:spacing w:before="0" w:beforeAutospacing="0" w:after="0" w:afterAutospacing="0"/>
        <w:ind w:left="480" w:firstLine="240"/>
      </w:pPr>
      <w:r>
        <w:t>Shade coefficient (0 to 1) multiplier that reduces PET</w:t>
      </w:r>
    </w:p>
    <w:p w14:paraId="0539766D" w14:textId="77777777" w:rsidR="00C006B1" w:rsidRDefault="00C006B1" w:rsidP="00C006B1">
      <w:pPr>
        <w:pStyle w:val="NormalWeb"/>
        <w:spacing w:before="0" w:beforeAutospacing="0" w:after="0" w:afterAutospacing="0"/>
        <w:ind w:left="480" w:firstLine="240"/>
      </w:pPr>
    </w:p>
    <w:p w14:paraId="0880E534" w14:textId="77777777" w:rsidR="00C006B1" w:rsidRDefault="00C006B1" w:rsidP="00C006B1">
      <w:pPr>
        <w:pStyle w:val="NormalWeb"/>
        <w:spacing w:before="0" w:beforeAutospacing="0" w:after="0" w:afterAutospacing="0"/>
        <w:ind w:left="480" w:hanging="480"/>
      </w:pPr>
      <w:r>
        <w:t>Input climate data are located in the sheet “</w:t>
      </w:r>
      <w:proofErr w:type="spellStart"/>
      <w:r>
        <w:t>paste_Daymet_data_here</w:t>
      </w:r>
      <w:proofErr w:type="spellEnd"/>
      <w:r>
        <w:t xml:space="preserve">” in columns </w:t>
      </w:r>
      <w:proofErr w:type="gramStart"/>
      <w:r>
        <w:t>A:I.</w:t>
      </w:r>
      <w:proofErr w:type="gramEnd"/>
    </w:p>
    <w:p w14:paraId="53E5B8CE" w14:textId="77777777" w:rsidR="00C006B1" w:rsidRDefault="00C006B1" w:rsidP="00C006B1">
      <w:pPr>
        <w:pStyle w:val="NormalWeb"/>
        <w:spacing w:before="0" w:beforeAutospacing="0" w:after="0" w:afterAutospacing="0"/>
        <w:ind w:left="480" w:hanging="480"/>
      </w:pPr>
      <w:r>
        <w:t>Latitude and elevation used in calculations must be in their own cells B1, and B4, respectively.</w:t>
      </w:r>
    </w:p>
    <w:p w14:paraId="2EEFAA87" w14:textId="77777777" w:rsidR="00C006B1" w:rsidRDefault="00C006B1" w:rsidP="00C006B1">
      <w:pPr>
        <w:pStyle w:val="NormalWeb"/>
        <w:spacing w:before="0" w:beforeAutospacing="0" w:after="0" w:afterAutospacing="0"/>
        <w:ind w:left="480" w:hanging="480"/>
      </w:pPr>
      <w:r>
        <w:t>Other model input parameters are highlighted in yellow beginning at column BB.</w:t>
      </w:r>
    </w:p>
    <w:p w14:paraId="3B6DC1E7" w14:textId="77777777" w:rsidR="00C006B1" w:rsidRDefault="00C006B1" w:rsidP="00C006B1">
      <w:pPr>
        <w:pStyle w:val="NormalWeb"/>
        <w:spacing w:before="0" w:beforeAutospacing="0" w:after="0" w:afterAutospacing="0"/>
        <w:ind w:left="480" w:hanging="480"/>
      </w:pPr>
      <w:r>
        <w:rPr>
          <w:noProof/>
        </w:rPr>
        <w:drawing>
          <wp:inline distT="0" distB="0" distL="0" distR="0" wp14:anchorId="40B9F091" wp14:editId="384EB348">
            <wp:extent cx="5943600" cy="371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75"/>
                    </a:xfrm>
                    <a:prstGeom prst="rect">
                      <a:avLst/>
                    </a:prstGeom>
                  </pic:spPr>
                </pic:pic>
              </a:graphicData>
            </a:graphic>
          </wp:inline>
        </w:drawing>
      </w:r>
    </w:p>
    <w:p w14:paraId="7CB491FB" w14:textId="77777777" w:rsidR="00C006B1" w:rsidRDefault="00C006B1" w:rsidP="00C006B1">
      <w:pPr>
        <w:pStyle w:val="NormalWeb"/>
        <w:spacing w:before="0" w:beforeAutospacing="0" w:after="0" w:afterAutospacing="0"/>
        <w:ind w:left="480" w:hanging="480"/>
      </w:pPr>
    </w:p>
    <w:p w14:paraId="36514CEF" w14:textId="77777777" w:rsidR="00C006B1" w:rsidRDefault="00C006B1" w:rsidP="00C006B1">
      <w:pPr>
        <w:pStyle w:val="NormalWeb"/>
        <w:spacing w:before="0" w:beforeAutospacing="0" w:after="0" w:afterAutospacing="0"/>
        <w:ind w:left="480" w:hanging="480"/>
      </w:pPr>
      <w:r>
        <w:t>DRO = Direct runoff (BB7)</w:t>
      </w:r>
    </w:p>
    <w:p w14:paraId="68014550" w14:textId="77777777" w:rsidR="00C006B1" w:rsidRDefault="00C006B1" w:rsidP="00C006B1">
      <w:pPr>
        <w:pStyle w:val="NormalWeb"/>
        <w:spacing w:before="0" w:beforeAutospacing="0" w:after="0" w:afterAutospacing="0"/>
        <w:ind w:left="480" w:hanging="480"/>
      </w:pPr>
      <w:r>
        <w:t>Location = site name (BD5)</w:t>
      </w:r>
    </w:p>
    <w:p w14:paraId="13CCFBC3" w14:textId="77777777" w:rsidR="00C006B1" w:rsidRDefault="00C006B1" w:rsidP="00C006B1">
      <w:pPr>
        <w:pStyle w:val="NormalWeb"/>
        <w:spacing w:before="0" w:beforeAutospacing="0" w:after="0" w:afterAutospacing="0"/>
        <w:ind w:left="480" w:hanging="480"/>
      </w:pPr>
      <w:r>
        <w:t>T50 = Jennings coefficient, or temperature for rain / snow transition (BE5)</w:t>
      </w:r>
    </w:p>
    <w:p w14:paraId="39E31852" w14:textId="77777777" w:rsidR="00C006B1" w:rsidRDefault="00C006B1" w:rsidP="00C006B1">
      <w:pPr>
        <w:pStyle w:val="NormalWeb"/>
        <w:spacing w:before="0" w:beforeAutospacing="0" w:after="0" w:afterAutospacing="0"/>
        <w:ind w:left="480" w:hanging="480"/>
      </w:pPr>
      <w:r>
        <w:t xml:space="preserve">Pack initial condition = mm of </w:t>
      </w:r>
      <w:proofErr w:type="gramStart"/>
      <w:r>
        <w:t>snow pack</w:t>
      </w:r>
      <w:proofErr w:type="gramEnd"/>
      <w:r>
        <w:t xml:space="preserve"> snow water equivalent (BH7)</w:t>
      </w:r>
    </w:p>
    <w:p w14:paraId="5828C945" w14:textId="77777777" w:rsidR="00C006B1" w:rsidRDefault="00C006B1" w:rsidP="00C006B1">
      <w:pPr>
        <w:pStyle w:val="NormalWeb"/>
        <w:spacing w:before="0" w:beforeAutospacing="0" w:after="0" w:afterAutospacing="0"/>
        <w:ind w:left="480" w:hanging="480"/>
      </w:pPr>
      <w:r>
        <w:t>Hock melt factor = mm of daily snowmelt when warm enough to melt (BI7)</w:t>
      </w:r>
    </w:p>
    <w:p w14:paraId="2FBE40D9" w14:textId="77777777" w:rsidR="00C006B1" w:rsidRDefault="00C006B1" w:rsidP="00C006B1">
      <w:pPr>
        <w:pStyle w:val="NormalWeb"/>
        <w:spacing w:before="0" w:beforeAutospacing="0" w:after="0" w:afterAutospacing="0"/>
        <w:ind w:left="480" w:hanging="480"/>
      </w:pPr>
      <w:r>
        <w:t>Soil initial conditions = mm soil water stored in soil profile (BM7)</w:t>
      </w:r>
    </w:p>
    <w:p w14:paraId="30CA8413" w14:textId="77777777" w:rsidR="00C006B1" w:rsidRDefault="00C006B1" w:rsidP="00C006B1">
      <w:pPr>
        <w:pStyle w:val="NormalWeb"/>
        <w:spacing w:before="0" w:beforeAutospacing="0" w:after="0" w:afterAutospacing="0"/>
        <w:ind w:left="480" w:hanging="480"/>
      </w:pPr>
      <w:r>
        <w:t>Slope = site slope in degrees (BP5)</w:t>
      </w:r>
    </w:p>
    <w:p w14:paraId="64398C11" w14:textId="77777777" w:rsidR="00C006B1" w:rsidRDefault="00C006B1" w:rsidP="00C006B1">
      <w:pPr>
        <w:pStyle w:val="NormalWeb"/>
        <w:spacing w:before="0" w:beforeAutospacing="0" w:after="0" w:afterAutospacing="0"/>
        <w:ind w:left="480" w:hanging="480"/>
      </w:pPr>
      <w:r>
        <w:t>Azimuth = slope aspect in degrees (BR5)</w:t>
      </w:r>
    </w:p>
    <w:p w14:paraId="0EBF46BD" w14:textId="77777777" w:rsidR="00C006B1" w:rsidRDefault="00C006B1" w:rsidP="00C006B1">
      <w:pPr>
        <w:pStyle w:val="NormalWeb"/>
        <w:spacing w:before="0" w:beforeAutospacing="0" w:after="0" w:afterAutospacing="0"/>
        <w:ind w:left="480" w:hanging="480"/>
      </w:pPr>
      <w:proofErr w:type="spellStart"/>
      <w:r>
        <w:t>Tbase</w:t>
      </w:r>
      <w:proofErr w:type="spellEnd"/>
      <w:r>
        <w:t xml:space="preserve"> = Base temperature for calculating growing degree days (BS6)</w:t>
      </w:r>
    </w:p>
    <w:p w14:paraId="5B097CFA" w14:textId="77777777" w:rsidR="00C006B1" w:rsidRDefault="00C006B1" w:rsidP="00C006B1">
      <w:pPr>
        <w:pStyle w:val="NormalWeb"/>
        <w:spacing w:before="0" w:beforeAutospacing="0" w:after="0" w:afterAutospacing="0"/>
        <w:ind w:left="480" w:hanging="480"/>
      </w:pPr>
      <w:r>
        <w:t>Shade = fractional reduction in PET due to shade (0-1) (BV6)</w:t>
      </w:r>
    </w:p>
    <w:p w14:paraId="160C6521" w14:textId="77777777" w:rsidR="00C006B1" w:rsidRDefault="00C006B1" w:rsidP="00C006B1">
      <w:pPr>
        <w:pStyle w:val="NormalWeb"/>
        <w:spacing w:before="0" w:beforeAutospacing="0" w:after="0" w:afterAutospacing="0"/>
        <w:ind w:left="480" w:hanging="480"/>
      </w:pPr>
      <w:r>
        <w:t>Wind = wind speed (m/s) (BW6)</w:t>
      </w:r>
    </w:p>
    <w:p w14:paraId="74906273" w14:textId="77777777" w:rsidR="00C006B1" w:rsidRDefault="00C006B1" w:rsidP="00C006B1">
      <w:pPr>
        <w:pStyle w:val="NormalWeb"/>
        <w:spacing w:before="0" w:beforeAutospacing="0" w:after="0" w:afterAutospacing="0"/>
        <w:ind w:left="480" w:hanging="480"/>
      </w:pPr>
      <w:proofErr w:type="spellStart"/>
      <w:r>
        <w:t>Soilmax</w:t>
      </w:r>
      <w:proofErr w:type="spellEnd"/>
      <w:r>
        <w:t xml:space="preserve"> = mm water holding capacity of soil (BX6)</w:t>
      </w:r>
    </w:p>
    <w:p w14:paraId="621DD035" w14:textId="77777777" w:rsidR="00C006B1" w:rsidRDefault="00C006B1" w:rsidP="00C006B1">
      <w:pPr>
        <w:pStyle w:val="NormalWeb"/>
        <w:spacing w:before="0" w:beforeAutospacing="0" w:after="0" w:afterAutospacing="0"/>
        <w:ind w:left="480" w:hanging="480"/>
      </w:pPr>
    </w:p>
    <w:p w14:paraId="2CC979F7" w14:textId="77777777" w:rsidR="00C006B1" w:rsidRDefault="00C006B1" w:rsidP="00C006B1">
      <w:pPr>
        <w:pStyle w:val="NormalWeb"/>
        <w:spacing w:before="0" w:beforeAutospacing="0" w:after="0" w:afterAutospacing="0"/>
      </w:pPr>
      <w:r>
        <w:t xml:space="preserve">Output units are mm for all water related terms and degrees Celsius for any temperature related term.  Separate output files are created for daily, </w:t>
      </w:r>
      <w:proofErr w:type="gramStart"/>
      <w:r>
        <w:t>monthly</w:t>
      </w:r>
      <w:proofErr w:type="gramEnd"/>
      <w:r>
        <w:t xml:space="preserve"> and annual periodicity</w:t>
      </w:r>
    </w:p>
    <w:p w14:paraId="4858C41C" w14:textId="77777777" w:rsidR="00C006B1" w:rsidRDefault="00C006B1" w:rsidP="00C006B1">
      <w:pPr>
        <w:pStyle w:val="NormalWeb"/>
        <w:spacing w:before="0" w:beforeAutospacing="0" w:after="0" w:afterAutospacing="0"/>
        <w:ind w:left="480" w:hanging="480"/>
      </w:pPr>
    </w:p>
    <w:p w14:paraId="2B7A238B" w14:textId="0BB93991" w:rsidR="00C006B1" w:rsidRDefault="00C006B1" w:rsidP="00C006B1">
      <w:pPr>
        <w:pStyle w:val="Heading1"/>
      </w:pPr>
      <w:bookmarkStart w:id="2" w:name="_Toc59183149"/>
      <w:r>
        <w:t>Outputs</w:t>
      </w:r>
      <w:bookmarkEnd w:id="2"/>
    </w:p>
    <w:p w14:paraId="106835AD" w14:textId="592EF0F6" w:rsidR="00C006B1" w:rsidRDefault="00C006B1" w:rsidP="00C006B1">
      <w:pPr>
        <w:pStyle w:val="Heading2"/>
      </w:pPr>
      <w:bookmarkStart w:id="3" w:name="_Toc59183150"/>
      <w:r>
        <w:t>Annual</w:t>
      </w:r>
      <w:bookmarkEnd w:id="3"/>
    </w:p>
    <w:p w14:paraId="08DFD69D" w14:textId="77777777" w:rsidR="00C006B1" w:rsidRDefault="00C006B1" w:rsidP="00C006B1">
      <w:pPr>
        <w:pStyle w:val="NormalWeb"/>
        <w:spacing w:before="0" w:beforeAutospacing="0" w:after="0" w:afterAutospacing="0"/>
        <w:ind w:left="480" w:hanging="480"/>
      </w:pPr>
      <w:r>
        <w:t>Row Labels– year of annual summary</w:t>
      </w:r>
    </w:p>
    <w:p w14:paraId="0E38F152" w14:textId="77777777" w:rsidR="00C006B1" w:rsidRDefault="00C006B1" w:rsidP="00C006B1">
      <w:pPr>
        <w:pStyle w:val="NormalWeb"/>
        <w:spacing w:before="0" w:beforeAutospacing="0" w:after="0" w:afterAutospacing="0"/>
        <w:ind w:left="480" w:hanging="480"/>
      </w:pPr>
      <w:r>
        <w:t>Sum of P- annual sum of precipitation</w:t>
      </w:r>
    </w:p>
    <w:p w14:paraId="398E97AD" w14:textId="77777777" w:rsidR="00C006B1" w:rsidRDefault="00C006B1" w:rsidP="00C006B1">
      <w:pPr>
        <w:pStyle w:val="NormalWeb"/>
        <w:spacing w:before="0" w:beforeAutospacing="0" w:after="0" w:afterAutospacing="0"/>
        <w:ind w:left="480" w:hanging="480"/>
      </w:pPr>
      <w:r>
        <w:t>Average of T– annual average temperature</w:t>
      </w:r>
    </w:p>
    <w:p w14:paraId="2E5DAD3A" w14:textId="77777777" w:rsidR="00C006B1" w:rsidRDefault="00C006B1" w:rsidP="00C006B1">
      <w:pPr>
        <w:pStyle w:val="NormalWeb"/>
        <w:spacing w:before="0" w:beforeAutospacing="0" w:after="0" w:afterAutospacing="0"/>
        <w:ind w:left="480" w:hanging="480"/>
      </w:pPr>
      <w:r>
        <w:t>Sum of RAIN– annual sum of precipitation as rain</w:t>
      </w:r>
    </w:p>
    <w:p w14:paraId="5ACB5AB1" w14:textId="77777777" w:rsidR="00C006B1" w:rsidRDefault="00C006B1" w:rsidP="00C006B1">
      <w:pPr>
        <w:pStyle w:val="NormalWeb"/>
        <w:spacing w:before="0" w:beforeAutospacing="0" w:after="0" w:afterAutospacing="0"/>
        <w:ind w:left="480" w:hanging="480"/>
      </w:pPr>
      <w:r>
        <w:t>Sum of SNOW– annual sum of precipitation as snow water equivalent</w:t>
      </w:r>
    </w:p>
    <w:p w14:paraId="46632339" w14:textId="77777777" w:rsidR="00C006B1" w:rsidRDefault="00C006B1" w:rsidP="00C006B1">
      <w:pPr>
        <w:pStyle w:val="NormalWeb"/>
        <w:spacing w:before="0" w:beforeAutospacing="0" w:after="0" w:afterAutospacing="0"/>
        <w:ind w:left="480" w:hanging="480"/>
      </w:pPr>
      <w:r>
        <w:t xml:space="preserve">Max of PACK–maximum annual </w:t>
      </w:r>
      <w:proofErr w:type="gramStart"/>
      <w:r>
        <w:t>snow pack</w:t>
      </w:r>
      <w:proofErr w:type="gramEnd"/>
      <w:r>
        <w:t xml:space="preserve"> as snow water equivalent</w:t>
      </w:r>
    </w:p>
    <w:p w14:paraId="644B2343" w14:textId="77777777" w:rsidR="00C006B1" w:rsidRDefault="00C006B1" w:rsidP="00C006B1">
      <w:pPr>
        <w:pStyle w:val="NormalWeb"/>
        <w:spacing w:before="0" w:beforeAutospacing="0" w:after="0" w:afterAutospacing="0"/>
        <w:ind w:left="480" w:hanging="480"/>
      </w:pPr>
      <w:r>
        <w:t>Sum of MELT– annual sum of snow melt as water</w:t>
      </w:r>
    </w:p>
    <w:p w14:paraId="3194AE36" w14:textId="77777777" w:rsidR="00C006B1" w:rsidRDefault="00C006B1" w:rsidP="00C006B1">
      <w:pPr>
        <w:pStyle w:val="NormalWeb"/>
        <w:spacing w:before="0" w:beforeAutospacing="0" w:after="0" w:afterAutospacing="0"/>
        <w:ind w:left="480" w:hanging="480"/>
      </w:pPr>
      <w:r>
        <w:t>Sum of W– sum of melt plus rain reaching soil surface</w:t>
      </w:r>
    </w:p>
    <w:p w14:paraId="2FEC2489" w14:textId="77777777" w:rsidR="00C006B1" w:rsidRDefault="00C006B1" w:rsidP="00C006B1">
      <w:pPr>
        <w:pStyle w:val="NormalWeb"/>
        <w:spacing w:before="0" w:beforeAutospacing="0" w:after="0" w:afterAutospacing="0"/>
        <w:ind w:left="480" w:hanging="480"/>
      </w:pPr>
      <w:r>
        <w:t>Sum of PET– annual sum of potential evapotranspiration</w:t>
      </w:r>
    </w:p>
    <w:p w14:paraId="11426A39" w14:textId="77777777" w:rsidR="00C006B1" w:rsidRDefault="00C006B1" w:rsidP="00C006B1">
      <w:pPr>
        <w:pStyle w:val="NormalWeb"/>
        <w:spacing w:before="0" w:beforeAutospacing="0" w:after="0" w:afterAutospacing="0"/>
        <w:ind w:left="480" w:hanging="480"/>
      </w:pPr>
      <w:r>
        <w:t xml:space="preserve">Sum of W - PET– annual sum of </w:t>
      </w:r>
      <w:r w:rsidRPr="005F1D6F">
        <w:t>melt plus rain reaching soil surface</w:t>
      </w:r>
      <w:r>
        <w:t xml:space="preserve"> minus potential evapotranspiration</w:t>
      </w:r>
    </w:p>
    <w:p w14:paraId="3BF1C700" w14:textId="77777777" w:rsidR="00C006B1" w:rsidRDefault="00C006B1" w:rsidP="00C006B1">
      <w:pPr>
        <w:pStyle w:val="NormalWeb"/>
        <w:spacing w:before="0" w:beforeAutospacing="0" w:after="0" w:afterAutospacing="0"/>
        <w:ind w:left="480" w:hanging="480"/>
      </w:pPr>
      <w:r>
        <w:t>Average of SOIL– annual average soil moisture</w:t>
      </w:r>
    </w:p>
    <w:p w14:paraId="456C30FA" w14:textId="77777777" w:rsidR="00C006B1" w:rsidRDefault="00C006B1" w:rsidP="00C006B1">
      <w:pPr>
        <w:pStyle w:val="NormalWeb"/>
        <w:spacing w:before="0" w:beforeAutospacing="0" w:after="0" w:afterAutospacing="0"/>
        <w:ind w:left="480" w:hanging="480"/>
      </w:pPr>
      <w:r>
        <w:t>Sum of AET- annual sum of actual evapotranspiration</w:t>
      </w:r>
    </w:p>
    <w:p w14:paraId="629FC8D3" w14:textId="77777777" w:rsidR="00C006B1" w:rsidRDefault="00C006B1" w:rsidP="00C006B1">
      <w:pPr>
        <w:pStyle w:val="NormalWeb"/>
        <w:spacing w:before="0" w:beforeAutospacing="0" w:after="0" w:afterAutospacing="0"/>
        <w:ind w:left="480" w:hanging="480"/>
      </w:pPr>
      <w:r>
        <w:lastRenderedPageBreak/>
        <w:t>Sum of W-ET-/\SOIL– annual sum of excess water after available water holding capacity of soil saturated, also called runoff</w:t>
      </w:r>
    </w:p>
    <w:p w14:paraId="26E836F9" w14:textId="77777777" w:rsidR="00C006B1" w:rsidRDefault="00C006B1" w:rsidP="00C006B1">
      <w:pPr>
        <w:pStyle w:val="NormalWeb"/>
        <w:spacing w:before="0" w:beforeAutospacing="0" w:after="0" w:afterAutospacing="0"/>
        <w:ind w:left="480" w:hanging="480"/>
      </w:pPr>
      <w:r>
        <w:t>Sum of D-annual sum of deficit which is PET-AET</w:t>
      </w:r>
    </w:p>
    <w:p w14:paraId="3591ACA6" w14:textId="77777777" w:rsidR="00C006B1" w:rsidRDefault="00C006B1" w:rsidP="00C006B1">
      <w:pPr>
        <w:pStyle w:val="NormalWeb"/>
        <w:spacing w:before="0" w:beforeAutospacing="0" w:after="0" w:afterAutospacing="0"/>
        <w:ind w:left="480" w:hanging="480"/>
      </w:pPr>
      <w:r>
        <w:t>Sum of GDD– annual sum of growing degree days</w:t>
      </w:r>
    </w:p>
    <w:p w14:paraId="30992D01" w14:textId="77777777" w:rsidR="00C006B1" w:rsidRDefault="00C006B1" w:rsidP="00C006B1">
      <w:pPr>
        <w:pStyle w:val="NormalWeb"/>
        <w:spacing w:before="0" w:beforeAutospacing="0" w:after="0" w:afterAutospacing="0"/>
        <w:ind w:left="480" w:hanging="480"/>
      </w:pPr>
      <w:r>
        <w:t>site– site name</w:t>
      </w:r>
    </w:p>
    <w:p w14:paraId="7F604AE3" w14:textId="02AA3811" w:rsidR="00C006B1" w:rsidRDefault="00C006B1" w:rsidP="00C006B1">
      <w:pPr>
        <w:pStyle w:val="NormalWeb"/>
        <w:spacing w:before="0" w:beforeAutospacing="0" w:after="0" w:afterAutospacing="0"/>
        <w:ind w:left="480" w:hanging="480"/>
      </w:pPr>
    </w:p>
    <w:p w14:paraId="57359A46" w14:textId="77777777" w:rsidR="00C006B1" w:rsidRDefault="00C006B1" w:rsidP="00C006B1">
      <w:pPr>
        <w:pStyle w:val="NormalWeb"/>
        <w:spacing w:before="0" w:beforeAutospacing="0" w:after="0" w:afterAutospacing="0"/>
        <w:ind w:left="480" w:hanging="480"/>
      </w:pPr>
    </w:p>
    <w:p w14:paraId="2C25EA44" w14:textId="272530D1" w:rsidR="00C006B1" w:rsidRPr="005F1D6F" w:rsidRDefault="00C006B1" w:rsidP="00C006B1">
      <w:pPr>
        <w:pStyle w:val="NormalWeb"/>
        <w:spacing w:before="0" w:beforeAutospacing="0" w:after="0" w:afterAutospacing="0"/>
        <w:ind w:left="480" w:hanging="480"/>
      </w:pPr>
      <w:bookmarkStart w:id="4" w:name="_Toc59183151"/>
      <w:r w:rsidRPr="00C006B1">
        <w:rPr>
          <w:rStyle w:val="Heading2Char"/>
        </w:rPr>
        <w:t>Monthly</w:t>
      </w:r>
      <w:bookmarkEnd w:id="4"/>
    </w:p>
    <w:p w14:paraId="4598F9A9" w14:textId="77777777" w:rsidR="00C006B1" w:rsidRDefault="00C006B1" w:rsidP="00C006B1">
      <w:pPr>
        <w:pStyle w:val="NormalWeb"/>
        <w:spacing w:before="0" w:beforeAutospacing="0" w:after="0" w:afterAutospacing="0"/>
        <w:ind w:left="480" w:hanging="480"/>
      </w:pPr>
      <w:r>
        <w:t>Same as annual</w:t>
      </w:r>
    </w:p>
    <w:p w14:paraId="18AEA2C3" w14:textId="77777777" w:rsidR="00C006B1" w:rsidRDefault="00C006B1" w:rsidP="00C006B1">
      <w:pPr>
        <w:pStyle w:val="NormalWeb"/>
        <w:spacing w:before="0" w:beforeAutospacing="0" w:after="0" w:afterAutospacing="0"/>
        <w:ind w:left="480" w:hanging="480"/>
      </w:pPr>
    </w:p>
    <w:p w14:paraId="7EA6C88F" w14:textId="16A2E7FB" w:rsidR="00C006B1" w:rsidRPr="00172E8A" w:rsidRDefault="00C006B1" w:rsidP="00C006B1">
      <w:pPr>
        <w:pStyle w:val="Heading2"/>
      </w:pPr>
      <w:bookmarkStart w:id="5" w:name="_Toc59183152"/>
      <w:r w:rsidRPr="00172E8A">
        <w:t>Daily</w:t>
      </w:r>
      <w:bookmarkEnd w:id="5"/>
    </w:p>
    <w:p w14:paraId="5F691F37" w14:textId="77777777" w:rsidR="00C006B1" w:rsidRDefault="00C006B1" w:rsidP="00C006B1">
      <w:pPr>
        <w:pStyle w:val="NormalWeb"/>
        <w:spacing w:before="0" w:beforeAutospacing="0" w:after="0" w:afterAutospacing="0"/>
        <w:ind w:left="480" w:hanging="480"/>
      </w:pPr>
      <w:r>
        <w:t>date - date</w:t>
      </w:r>
    </w:p>
    <w:p w14:paraId="5EDF7831" w14:textId="77777777" w:rsidR="00C006B1" w:rsidRDefault="00C006B1" w:rsidP="00C006B1">
      <w:pPr>
        <w:pStyle w:val="NormalWeb"/>
        <w:spacing w:before="0" w:beforeAutospacing="0" w:after="0" w:afterAutospacing="0"/>
        <w:ind w:left="480" w:hanging="480"/>
      </w:pPr>
      <w:r>
        <w:t>year - year</w:t>
      </w:r>
    </w:p>
    <w:p w14:paraId="3E12C944" w14:textId="77777777" w:rsidR="00C006B1" w:rsidRDefault="00C006B1" w:rsidP="00C006B1">
      <w:pPr>
        <w:pStyle w:val="NormalWeb"/>
        <w:spacing w:before="0" w:beforeAutospacing="0" w:after="0" w:afterAutospacing="0"/>
        <w:ind w:left="480" w:hanging="480"/>
      </w:pPr>
      <w:r>
        <w:t>month- month of year</w:t>
      </w:r>
    </w:p>
    <w:p w14:paraId="71C00AE5" w14:textId="77777777" w:rsidR="00C006B1" w:rsidRDefault="00C006B1" w:rsidP="00C006B1">
      <w:pPr>
        <w:pStyle w:val="NormalWeb"/>
        <w:spacing w:before="0" w:beforeAutospacing="0" w:after="0" w:afterAutospacing="0"/>
        <w:ind w:left="480" w:hanging="480"/>
      </w:pPr>
      <w:r>
        <w:t>day – day of year</w:t>
      </w:r>
    </w:p>
    <w:p w14:paraId="6F6EE12F" w14:textId="77777777" w:rsidR="00C006B1" w:rsidRDefault="00C006B1" w:rsidP="00C006B1">
      <w:pPr>
        <w:pStyle w:val="NormalWeb"/>
        <w:spacing w:before="0" w:beforeAutospacing="0" w:after="0" w:afterAutospacing="0"/>
        <w:ind w:left="480" w:hanging="480"/>
      </w:pPr>
      <w:proofErr w:type="spellStart"/>
      <w:r>
        <w:t>svp</w:t>
      </w:r>
      <w:proofErr w:type="spellEnd"/>
      <w:r>
        <w:t xml:space="preserve"> -saturation vapor pressure (Pa)</w:t>
      </w:r>
    </w:p>
    <w:p w14:paraId="0BC1BACB" w14:textId="77777777" w:rsidR="00C006B1" w:rsidRDefault="00C006B1" w:rsidP="00C006B1">
      <w:pPr>
        <w:pStyle w:val="NormalWeb"/>
        <w:spacing w:before="0" w:beforeAutospacing="0" w:after="0" w:afterAutospacing="0"/>
        <w:ind w:left="480" w:hanging="480"/>
      </w:pPr>
      <w:r>
        <w:t>rh – relative humidity (%)</w:t>
      </w:r>
    </w:p>
    <w:p w14:paraId="2227B4D2" w14:textId="77777777" w:rsidR="00C006B1" w:rsidRDefault="00C006B1" w:rsidP="00C006B1">
      <w:pPr>
        <w:pStyle w:val="NormalWeb"/>
        <w:spacing w:before="0" w:beforeAutospacing="0" w:after="0" w:afterAutospacing="0"/>
        <w:ind w:left="480" w:hanging="480"/>
      </w:pPr>
      <w:proofErr w:type="spellStart"/>
      <w:r>
        <w:t>vpd</w:t>
      </w:r>
      <w:proofErr w:type="spellEnd"/>
      <w:r>
        <w:t xml:space="preserve"> – vapor pressure deficit (Pa)</w:t>
      </w:r>
    </w:p>
    <w:p w14:paraId="6850A32B" w14:textId="77777777" w:rsidR="00C006B1" w:rsidRDefault="00C006B1" w:rsidP="00C006B1">
      <w:pPr>
        <w:pStyle w:val="NormalWeb"/>
        <w:spacing w:before="0" w:beforeAutospacing="0" w:after="0" w:afterAutospacing="0"/>
        <w:ind w:left="480" w:hanging="480"/>
      </w:pPr>
      <w:r>
        <w:t xml:space="preserve">DRO – direct runoff, or fraction of precipitation shunted to runoff (mm) </w:t>
      </w:r>
    </w:p>
    <w:p w14:paraId="7890A260" w14:textId="77777777" w:rsidR="00C006B1" w:rsidRDefault="00C006B1" w:rsidP="00C006B1">
      <w:pPr>
        <w:pStyle w:val="NormalWeb"/>
        <w:spacing w:before="0" w:beforeAutospacing="0" w:after="0" w:afterAutospacing="0"/>
        <w:ind w:left="480" w:hanging="480"/>
      </w:pPr>
      <w:r>
        <w:t>P – daily precipitation (mm)</w:t>
      </w:r>
    </w:p>
    <w:p w14:paraId="5FB24372" w14:textId="77777777" w:rsidR="00C006B1" w:rsidRDefault="00C006B1" w:rsidP="00C006B1">
      <w:pPr>
        <w:pStyle w:val="NormalWeb"/>
        <w:spacing w:before="0" w:beforeAutospacing="0" w:after="0" w:afterAutospacing="0"/>
        <w:ind w:left="480" w:hanging="480"/>
      </w:pPr>
      <w:r>
        <w:t>T – daily average temperature (deg C)</w:t>
      </w:r>
    </w:p>
    <w:p w14:paraId="54D24EF2" w14:textId="77777777" w:rsidR="00C006B1" w:rsidRDefault="00C006B1" w:rsidP="00C006B1">
      <w:pPr>
        <w:pStyle w:val="NormalWeb"/>
        <w:spacing w:before="0" w:beforeAutospacing="0" w:after="0" w:afterAutospacing="0"/>
        <w:ind w:left="480" w:hanging="480"/>
      </w:pPr>
      <w:r>
        <w:t xml:space="preserve">F – temperature dependent constant used to partition precipitation into rain or snow </w:t>
      </w:r>
    </w:p>
    <w:p w14:paraId="232B6E49" w14:textId="77777777" w:rsidR="00C006B1" w:rsidRDefault="00C006B1" w:rsidP="00C006B1">
      <w:pPr>
        <w:pStyle w:val="NormalWeb"/>
        <w:spacing w:before="0" w:beforeAutospacing="0" w:after="0" w:afterAutospacing="0"/>
        <w:ind w:left="480" w:hanging="480"/>
      </w:pPr>
      <w:r>
        <w:t>RAIN – daily precipitation as rain (mm)</w:t>
      </w:r>
    </w:p>
    <w:p w14:paraId="5432AE3A" w14:textId="77777777" w:rsidR="00C006B1" w:rsidRDefault="00C006B1" w:rsidP="00C006B1">
      <w:pPr>
        <w:pStyle w:val="NormalWeb"/>
        <w:spacing w:before="0" w:beforeAutospacing="0" w:after="0" w:afterAutospacing="0"/>
        <w:ind w:left="480" w:hanging="480"/>
      </w:pPr>
      <w:r>
        <w:t>SNOW – daily precipitation as snow (mm)</w:t>
      </w:r>
    </w:p>
    <w:p w14:paraId="3752BA64" w14:textId="77777777" w:rsidR="00C006B1" w:rsidRDefault="00C006B1" w:rsidP="00C006B1">
      <w:pPr>
        <w:pStyle w:val="NormalWeb"/>
        <w:spacing w:before="0" w:beforeAutospacing="0" w:after="0" w:afterAutospacing="0"/>
        <w:ind w:left="480" w:hanging="480"/>
      </w:pPr>
      <w:r>
        <w:t>PACK – daily snowpack snow water equivalent (mm) accounting for daily additions and melt</w:t>
      </w:r>
    </w:p>
    <w:p w14:paraId="7BC56790" w14:textId="77777777" w:rsidR="00C006B1" w:rsidRDefault="00C006B1" w:rsidP="00C006B1">
      <w:pPr>
        <w:pStyle w:val="NormalWeb"/>
        <w:spacing w:before="0" w:beforeAutospacing="0" w:after="0" w:afterAutospacing="0"/>
        <w:ind w:left="480" w:hanging="480"/>
      </w:pPr>
      <w:r>
        <w:t>MELT – daily snow melt (mm)</w:t>
      </w:r>
    </w:p>
    <w:p w14:paraId="5F230C53" w14:textId="77777777" w:rsidR="00C006B1" w:rsidRDefault="00C006B1" w:rsidP="00C006B1">
      <w:pPr>
        <w:pStyle w:val="NormalWeb"/>
        <w:spacing w:before="0" w:beforeAutospacing="0" w:after="0" w:afterAutospacing="0"/>
        <w:ind w:left="480" w:hanging="480"/>
      </w:pPr>
      <w:r>
        <w:t>W – daily water reaching soil surface as snow plus rain (mm)</w:t>
      </w:r>
    </w:p>
    <w:p w14:paraId="5E9CC6A9" w14:textId="77777777" w:rsidR="00C006B1" w:rsidRDefault="00C006B1" w:rsidP="00C006B1">
      <w:pPr>
        <w:pStyle w:val="NormalWeb"/>
        <w:spacing w:before="0" w:beforeAutospacing="0" w:after="0" w:afterAutospacing="0"/>
        <w:ind w:left="480" w:hanging="480"/>
      </w:pPr>
      <w:r>
        <w:t>PET – potential evapotranspiration (mm)</w:t>
      </w:r>
    </w:p>
    <w:p w14:paraId="3F7E1A8F" w14:textId="77777777" w:rsidR="00C006B1" w:rsidRDefault="00C006B1" w:rsidP="00C006B1">
      <w:pPr>
        <w:pStyle w:val="NormalWeb"/>
        <w:spacing w:before="0" w:beforeAutospacing="0" w:after="0" w:afterAutospacing="0"/>
        <w:ind w:left="480" w:hanging="480"/>
      </w:pPr>
      <w:r>
        <w:t xml:space="preserve">W – PET – water reaching soil surface minus potential evapotranspiration (mm) </w:t>
      </w:r>
    </w:p>
    <w:p w14:paraId="63CDBFA1" w14:textId="77777777" w:rsidR="00C006B1" w:rsidRDefault="00C006B1" w:rsidP="00C006B1">
      <w:pPr>
        <w:pStyle w:val="NormalWeb"/>
        <w:spacing w:before="0" w:beforeAutospacing="0" w:after="0" w:afterAutospacing="0"/>
        <w:ind w:left="480" w:hanging="480"/>
      </w:pPr>
      <w:r>
        <w:t>SOIL – soil moisture (mm)</w:t>
      </w:r>
    </w:p>
    <w:p w14:paraId="673D81F7" w14:textId="77777777" w:rsidR="00C006B1" w:rsidRDefault="00C006B1" w:rsidP="00C006B1">
      <w:pPr>
        <w:pStyle w:val="NormalWeb"/>
        <w:spacing w:before="0" w:beforeAutospacing="0" w:after="0" w:afterAutospacing="0"/>
        <w:ind w:left="480" w:hanging="480"/>
      </w:pPr>
      <w:r>
        <w:t>/\SOIL – change in soil moisture from previous day (mm)</w:t>
      </w:r>
    </w:p>
    <w:p w14:paraId="3DAFD1F3" w14:textId="77777777" w:rsidR="00C006B1" w:rsidRDefault="00C006B1" w:rsidP="00C006B1">
      <w:pPr>
        <w:pStyle w:val="NormalWeb"/>
        <w:spacing w:before="0" w:beforeAutospacing="0" w:after="0" w:afterAutospacing="0"/>
        <w:ind w:left="480" w:hanging="480"/>
      </w:pPr>
      <w:r>
        <w:t>AET – actual evapotranspiration (mm), which is PET limited by soil water availability</w:t>
      </w:r>
    </w:p>
    <w:p w14:paraId="1D161C5D" w14:textId="77777777" w:rsidR="00C006B1" w:rsidRDefault="00C006B1" w:rsidP="00C006B1">
      <w:pPr>
        <w:pStyle w:val="NormalWeb"/>
        <w:spacing w:before="0" w:beforeAutospacing="0" w:after="0" w:afterAutospacing="0"/>
        <w:ind w:left="480" w:hanging="480"/>
      </w:pPr>
      <w:r>
        <w:t>W-ET-/\SOIL – runoff, or excess input greater than soil water holding capacity (mm)</w:t>
      </w:r>
    </w:p>
    <w:p w14:paraId="744AE164" w14:textId="77777777" w:rsidR="00C006B1" w:rsidRDefault="00C006B1" w:rsidP="00C006B1">
      <w:pPr>
        <w:pStyle w:val="NormalWeb"/>
        <w:spacing w:before="0" w:beforeAutospacing="0" w:after="0" w:afterAutospacing="0"/>
        <w:ind w:left="480" w:hanging="480"/>
      </w:pPr>
      <w:r>
        <w:t>D – climatic water deficit, which is PET – AET (mm)</w:t>
      </w:r>
    </w:p>
    <w:p w14:paraId="77B5AFB6" w14:textId="77777777" w:rsidR="00C006B1" w:rsidRDefault="00C006B1" w:rsidP="00C006B1">
      <w:pPr>
        <w:pStyle w:val="NormalWeb"/>
        <w:spacing w:before="0" w:beforeAutospacing="0" w:after="0" w:afterAutospacing="0"/>
        <w:ind w:left="480" w:hanging="480"/>
      </w:pPr>
      <w:r>
        <w:t>GDD – growing degree days (deg C)</w:t>
      </w:r>
    </w:p>
    <w:p w14:paraId="1022D906" w14:textId="77777777" w:rsidR="00C006B1" w:rsidRDefault="00C006B1" w:rsidP="00C006B1">
      <w:pPr>
        <w:pStyle w:val="NormalWeb"/>
        <w:spacing w:before="0" w:beforeAutospacing="0" w:after="0" w:afterAutospacing="0"/>
        <w:ind w:left="480" w:hanging="480"/>
      </w:pPr>
      <w:r>
        <w:t>Site – site name</w:t>
      </w:r>
    </w:p>
    <w:p w14:paraId="23EC710E" w14:textId="77777777" w:rsidR="00C006B1" w:rsidRDefault="00C006B1" w:rsidP="00C006B1">
      <w:pPr>
        <w:pStyle w:val="NormalWeb"/>
        <w:spacing w:before="0" w:beforeAutospacing="0" w:after="0" w:afterAutospacing="0"/>
        <w:ind w:left="480" w:hanging="480"/>
      </w:pPr>
      <w:r>
        <w:t>Dew – did dew form overnight (y/n)</w:t>
      </w:r>
    </w:p>
    <w:p w14:paraId="52060A6B" w14:textId="7A4B5DA5" w:rsidR="007D00FA" w:rsidRDefault="007D00FA" w:rsidP="007D00FA"/>
    <w:p w14:paraId="53E0B209" w14:textId="77777777" w:rsidR="00C006B1" w:rsidRPr="000C0104" w:rsidRDefault="00C006B1" w:rsidP="00C006B1">
      <w:pPr>
        <w:pStyle w:val="Heading1"/>
        <w:rPr>
          <w:b/>
        </w:rPr>
      </w:pPr>
      <w:bookmarkStart w:id="6" w:name="_Toc59183153"/>
      <w:r>
        <w:rPr>
          <w:b/>
        </w:rPr>
        <w:t>Manual calibration at a single location</w:t>
      </w:r>
      <w:bookmarkEnd w:id="6"/>
    </w:p>
    <w:p w14:paraId="6E1ADB15" w14:textId="77777777" w:rsidR="00C006B1" w:rsidRDefault="00C006B1" w:rsidP="00C006B1">
      <w:pPr>
        <w:pStyle w:val="ListParagraph"/>
        <w:numPr>
          <w:ilvl w:val="0"/>
          <w:numId w:val="5"/>
        </w:numPr>
      </w:pPr>
      <w:r>
        <w:t xml:space="preserve">On the </w:t>
      </w:r>
      <w:proofErr w:type="spellStart"/>
      <w:r>
        <w:t>paste_Daymet_data</w:t>
      </w:r>
      <w:proofErr w:type="spellEnd"/>
      <w:r>
        <w:t xml:space="preserve"> here tab change any of the water balance input parameters in yellow highlighted cells then hit return. </w:t>
      </w:r>
    </w:p>
    <w:p w14:paraId="1753B057" w14:textId="77777777" w:rsidR="00C006B1" w:rsidRDefault="00C006B1" w:rsidP="00C006B1">
      <w:pPr>
        <w:pStyle w:val="ListParagraph"/>
        <w:numPr>
          <w:ilvl w:val="0"/>
          <w:numId w:val="5"/>
        </w:numPr>
      </w:pPr>
      <w:r>
        <w:t xml:space="preserve">Daily response: If you have daily response data paste it into “paste </w:t>
      </w:r>
      <w:proofErr w:type="spellStart"/>
      <w:r>
        <w:t>daymet</w:t>
      </w:r>
      <w:proofErr w:type="spellEnd"/>
      <w:r>
        <w:t xml:space="preserve"> data here” tab in column BY.  Be sure to order the dates of your daily responses to match the daily </w:t>
      </w:r>
      <w:proofErr w:type="spellStart"/>
      <w:r>
        <w:t>daymet</w:t>
      </w:r>
      <w:proofErr w:type="spellEnd"/>
      <w:r>
        <w:t xml:space="preserve"> data by date.</w:t>
      </w:r>
    </w:p>
    <w:p w14:paraId="00A0A8E4" w14:textId="77777777" w:rsidR="00C006B1" w:rsidRDefault="00C006B1" w:rsidP="00C006B1">
      <w:pPr>
        <w:pStyle w:val="ListParagraph"/>
        <w:numPr>
          <w:ilvl w:val="0"/>
          <w:numId w:val="5"/>
        </w:numPr>
      </w:pPr>
      <w:r>
        <w:lastRenderedPageBreak/>
        <w:t>Monthly response: If your response is monthly paste it into the monthly relations tab and align dates with water balance dates in that tab</w:t>
      </w:r>
    </w:p>
    <w:p w14:paraId="2E7BD78B" w14:textId="77777777" w:rsidR="00C006B1" w:rsidRDefault="00C006B1" w:rsidP="00C006B1">
      <w:pPr>
        <w:pStyle w:val="ListParagraph"/>
        <w:numPr>
          <w:ilvl w:val="0"/>
          <w:numId w:val="5"/>
        </w:numPr>
      </w:pPr>
      <w:r>
        <w:t xml:space="preserve">Annual response: If your response is annual </w:t>
      </w:r>
      <w:proofErr w:type="gramStart"/>
      <w:r>
        <w:t>paste</w:t>
      </w:r>
      <w:proofErr w:type="gramEnd"/>
      <w:r>
        <w:t xml:space="preserve"> it into the annual relations tab and align dates with water balance dates in that tab</w:t>
      </w:r>
    </w:p>
    <w:p w14:paraId="6008C97C" w14:textId="77777777" w:rsidR="00C006B1" w:rsidRDefault="00C006B1" w:rsidP="00C006B1">
      <w:pPr>
        <w:pStyle w:val="ListParagraph"/>
        <w:numPr>
          <w:ilvl w:val="0"/>
          <w:numId w:val="5"/>
        </w:numPr>
      </w:pPr>
      <w:r>
        <w:t xml:space="preserve">Once the response data you supply is aligned temporally with the water balance output on either the monthly or annual tab you can begin adjusting the model coefficients on the “paste </w:t>
      </w:r>
      <w:proofErr w:type="spellStart"/>
      <w:r>
        <w:t>daymet</w:t>
      </w:r>
      <w:proofErr w:type="spellEnd"/>
      <w:r>
        <w:t xml:space="preserve"> data here” tab.  The coefficients are yellow highlighted cells.  Make changes to these cells, then run the “refresh” macro.</w:t>
      </w:r>
    </w:p>
    <w:p w14:paraId="4C268528" w14:textId="77777777" w:rsidR="00C006B1" w:rsidRDefault="00C006B1" w:rsidP="00C006B1">
      <w:pPr>
        <w:pStyle w:val="ListParagraph"/>
      </w:pPr>
    </w:p>
    <w:p w14:paraId="7CCF2F49" w14:textId="77777777" w:rsidR="00C006B1" w:rsidRDefault="00C006B1" w:rsidP="00C006B1">
      <w:pPr>
        <w:pStyle w:val="ListParagraph"/>
        <w:numPr>
          <w:ilvl w:val="0"/>
          <w:numId w:val="5"/>
        </w:numPr>
        <w:ind w:left="1080"/>
      </w:pPr>
      <w:r w:rsidRPr="00CA13D2">
        <w:t>Yellow highlighted cells can be modified by users.  Cells in green are calculated by the model.  Radians are needed by the model to make calculations on a circle or globe for things like day length that varies by latitude for a given day of year.  </w:t>
      </w:r>
    </w:p>
    <w:p w14:paraId="335608F8" w14:textId="77777777" w:rsidR="00C006B1" w:rsidRDefault="00C006B1" w:rsidP="00C006B1">
      <w:pPr>
        <w:pStyle w:val="ListParagraph"/>
        <w:ind w:left="1440"/>
      </w:pPr>
    </w:p>
    <w:p w14:paraId="06A2D8E8" w14:textId="77777777" w:rsidR="00C006B1" w:rsidRDefault="00C006B1" w:rsidP="00C006B1">
      <w:pPr>
        <w:pStyle w:val="ListParagraph"/>
        <w:numPr>
          <w:ilvl w:val="0"/>
          <w:numId w:val="5"/>
        </w:numPr>
        <w:ind w:left="1080"/>
      </w:pPr>
      <w:r w:rsidRPr="00CA13D2">
        <w:t xml:space="preserve">P </w:t>
      </w:r>
      <w:proofErr w:type="spellStart"/>
      <w:r w:rsidRPr="00CA13D2">
        <w:t>dir</w:t>
      </w:r>
      <w:proofErr w:type="spellEnd"/>
      <w:r w:rsidRPr="00CA13D2">
        <w:t xml:space="preserve"> runoff = fraction of precipitation shunted to overland flow or deep infiltration below rooting zone, unavailable to plants either way.</w:t>
      </w:r>
    </w:p>
    <w:p w14:paraId="3067E259" w14:textId="77777777" w:rsidR="00C006B1" w:rsidRDefault="00C006B1" w:rsidP="00C006B1">
      <w:pPr>
        <w:pStyle w:val="ListParagraph"/>
        <w:ind w:left="1440"/>
      </w:pPr>
    </w:p>
    <w:p w14:paraId="1C632E4D" w14:textId="77777777" w:rsidR="00C006B1" w:rsidRDefault="00C006B1" w:rsidP="00C006B1">
      <w:pPr>
        <w:pStyle w:val="ListParagraph"/>
        <w:numPr>
          <w:ilvl w:val="0"/>
          <w:numId w:val="5"/>
        </w:numPr>
        <w:ind w:left="1080"/>
      </w:pPr>
      <w:r>
        <w:t>Initial conditions: C</w:t>
      </w:r>
      <w:r w:rsidRPr="00CA13D2">
        <w:t xml:space="preserve">ell BH 6 is the starting condition for snow on the ground for the day before your climate time series starts.  It's an unknown initial condition. You can guess at it or leave it zero.  Other initial conditions are in cells BM7, initial soil moisture condition. Neat thing about this model is that after a year the initial conditions are irrelevant because soil either fills or drains completely in most environments over the course of a year.  </w:t>
      </w:r>
    </w:p>
    <w:p w14:paraId="23F3FBC4" w14:textId="77777777" w:rsidR="00C006B1" w:rsidRDefault="00C006B1" w:rsidP="00C006B1">
      <w:pPr>
        <w:pStyle w:val="ListParagraph"/>
        <w:ind w:left="1440"/>
      </w:pPr>
    </w:p>
    <w:p w14:paraId="620E6618" w14:textId="77777777" w:rsidR="00C006B1" w:rsidRDefault="00C006B1" w:rsidP="00C006B1">
      <w:pPr>
        <w:pStyle w:val="ListParagraph"/>
        <w:numPr>
          <w:ilvl w:val="0"/>
          <w:numId w:val="5"/>
        </w:numPr>
        <w:ind w:left="1080"/>
      </w:pPr>
      <w:r w:rsidRPr="00CA13D2">
        <w:t>S</w:t>
      </w:r>
      <w:r w:rsidRPr="00712DD2">
        <w:t>lope and aspect... range 0 to steep and 0 North to 360 North again. This is for the heat load modification that accounts for N vs. South aspect conditions t</w:t>
      </w:r>
      <w:r>
        <w:t xml:space="preserve">hat affect soil drying. </w:t>
      </w:r>
      <w:r w:rsidRPr="00712DD2">
        <w:t> We get this from field data or a DEM.</w:t>
      </w:r>
      <w:r w:rsidRPr="00CA13D2">
        <w:t>  Heat load is a multiplier used to adjust reference PET which is calculated for an unshaded flat surface for a "short well-watered sward of grass" - think of a rough at a golf course. </w:t>
      </w:r>
    </w:p>
    <w:p w14:paraId="5D6F8307" w14:textId="77777777" w:rsidR="00C006B1" w:rsidRDefault="00C006B1" w:rsidP="00C006B1">
      <w:pPr>
        <w:pStyle w:val="ListParagraph"/>
        <w:ind w:left="1440"/>
      </w:pPr>
    </w:p>
    <w:p w14:paraId="1A029B5B" w14:textId="77777777" w:rsidR="00C006B1" w:rsidRDefault="00C006B1" w:rsidP="00C006B1">
      <w:pPr>
        <w:pStyle w:val="ListParagraph"/>
        <w:numPr>
          <w:ilvl w:val="0"/>
          <w:numId w:val="5"/>
        </w:numPr>
        <w:ind w:left="1080"/>
      </w:pPr>
      <w:r>
        <w:t>S</w:t>
      </w:r>
      <w:r w:rsidRPr="00CA13D2">
        <w:t xml:space="preserve">hade coefficient </w:t>
      </w:r>
      <w:r>
        <w:t xml:space="preserve">adjusts </w:t>
      </w:r>
      <w:r w:rsidRPr="00CA13D2">
        <w:t xml:space="preserve">PET </w:t>
      </w:r>
      <w:r>
        <w:t>down</w:t>
      </w:r>
      <w:r w:rsidRPr="00CA13D2">
        <w:t>.  It's a multiplier between zero and 1 that you can adjust if you're modeling sub canopy conditions.  Be careful with this term because it's probably not</w:t>
      </w:r>
      <w:r>
        <w:t xml:space="preserve"> truly</w:t>
      </w:r>
      <w:r w:rsidRPr="00CA13D2">
        <w:t xml:space="preserve"> a linear multiplier but for the moment that's how </w:t>
      </w:r>
      <w:r>
        <w:t xml:space="preserve">it is </w:t>
      </w:r>
      <w:r w:rsidRPr="00CA13D2">
        <w:t xml:space="preserve">implemented.  </w:t>
      </w:r>
    </w:p>
    <w:p w14:paraId="710EB68A" w14:textId="77777777" w:rsidR="00C006B1" w:rsidRDefault="00C006B1" w:rsidP="00C006B1">
      <w:pPr>
        <w:pStyle w:val="ListParagraph"/>
        <w:ind w:left="1440"/>
      </w:pPr>
    </w:p>
    <w:p w14:paraId="5C7DCD15" w14:textId="77777777" w:rsidR="00C006B1" w:rsidRDefault="00C006B1" w:rsidP="00C006B1">
      <w:pPr>
        <w:pStyle w:val="ListParagraph"/>
        <w:numPr>
          <w:ilvl w:val="0"/>
          <w:numId w:val="5"/>
        </w:numPr>
        <w:ind w:left="1080"/>
      </w:pPr>
      <w:r w:rsidRPr="00CA13D2">
        <w:t xml:space="preserve">GDD base is the lowest temperature you expect biological activity.  For </w:t>
      </w:r>
      <w:r>
        <w:t>f</w:t>
      </w:r>
      <w:r w:rsidRPr="00CA13D2">
        <w:t>rogs which hop around on snow in Yellowstone we set to 0 Celsius.  For vegetation 4 deg. C.</w:t>
      </w:r>
    </w:p>
    <w:p w14:paraId="61318FB2" w14:textId="77777777" w:rsidR="00C006B1" w:rsidRDefault="00C006B1" w:rsidP="00C006B1">
      <w:pPr>
        <w:pStyle w:val="ListParagraph"/>
        <w:ind w:left="1440"/>
      </w:pPr>
    </w:p>
    <w:p w14:paraId="45627D2D" w14:textId="77777777" w:rsidR="00C006B1" w:rsidRDefault="00C006B1" w:rsidP="00C006B1">
      <w:pPr>
        <w:pStyle w:val="ListParagraph"/>
        <w:numPr>
          <w:ilvl w:val="0"/>
          <w:numId w:val="5"/>
        </w:numPr>
        <w:ind w:left="1080"/>
      </w:pPr>
      <w:r>
        <w:t>W</w:t>
      </w:r>
      <w:r w:rsidRPr="00CA13D2">
        <w:t>ind speed in meters/second used only for penman PET math.  Hamon equation for PET does not have a wind component</w:t>
      </w:r>
    </w:p>
    <w:p w14:paraId="6E68F532" w14:textId="77777777" w:rsidR="00C006B1" w:rsidRDefault="00C006B1" w:rsidP="00C006B1">
      <w:pPr>
        <w:pStyle w:val="ListParagraph"/>
        <w:ind w:left="1440"/>
      </w:pPr>
    </w:p>
    <w:p w14:paraId="4B9374CD" w14:textId="77777777" w:rsidR="00C006B1" w:rsidRPr="00CA13D2" w:rsidRDefault="00C006B1" w:rsidP="00C006B1">
      <w:pPr>
        <w:pStyle w:val="ListParagraph"/>
        <w:numPr>
          <w:ilvl w:val="0"/>
          <w:numId w:val="5"/>
        </w:numPr>
        <w:ind w:left="1080"/>
      </w:pPr>
      <w:r w:rsidRPr="00CA13D2">
        <w:t>Soil max.  </w:t>
      </w:r>
      <w:r>
        <w:t>or available water supply (</w:t>
      </w:r>
      <w:r w:rsidRPr="00712DD2">
        <w:t>AWS</w:t>
      </w:r>
      <w:r>
        <w:t>)</w:t>
      </w:r>
      <w:r w:rsidRPr="00712DD2">
        <w:t xml:space="preserve"> is NRCS jargon for available water storage which is NOT how much water is stored in the soil</w:t>
      </w:r>
      <w:r>
        <w:t>, but rather its</w:t>
      </w:r>
      <w:r w:rsidRPr="00712DD2">
        <w:t xml:space="preserve"> water holding capacity.  This is more like the volume of a cup rather than suggesting how full the cup is. Get this from SSURGO </w:t>
      </w:r>
      <w:proofErr w:type="spellStart"/>
      <w:r w:rsidRPr="00712DD2">
        <w:t>aguatt</w:t>
      </w:r>
      <w:proofErr w:type="spellEnd"/>
      <w:r w:rsidRPr="00712DD2">
        <w:t xml:space="preserve"> table. Use the depth range where you think veg in site is interacting with soil moisture (default is 0-100mm?). A very low water holding capacity would force water to runoff, like a parking lot.</w:t>
      </w:r>
      <w:r w:rsidRPr="00CA13D2">
        <w:rPr>
          <w:i/>
          <w:iCs/>
        </w:rPr>
        <w:t> </w:t>
      </w:r>
      <w:r>
        <w:rPr>
          <w:i/>
          <w:iCs/>
        </w:rPr>
        <w:t xml:space="preserve">  This is an important parameter and often has a large effect on </w:t>
      </w:r>
      <w:r>
        <w:rPr>
          <w:i/>
          <w:iCs/>
        </w:rPr>
        <w:lastRenderedPageBreak/>
        <w:t xml:space="preserve">model results and is one of most important parameters to test versus a </w:t>
      </w:r>
      <w:proofErr w:type="gramStart"/>
      <w:r>
        <w:rPr>
          <w:i/>
          <w:iCs/>
        </w:rPr>
        <w:t>response  via</w:t>
      </w:r>
      <w:proofErr w:type="gramEnd"/>
      <w:r>
        <w:rPr>
          <w:i/>
          <w:iCs/>
        </w:rPr>
        <w:t xml:space="preserve"> trial and error.</w:t>
      </w:r>
    </w:p>
    <w:p w14:paraId="1AEAE235" w14:textId="77777777" w:rsidR="003C6C05" w:rsidRPr="009A4D03" w:rsidRDefault="003C6C05" w:rsidP="00F46DD3">
      <w:pPr>
        <w:pStyle w:val="Heading1"/>
        <w:rPr>
          <w:b/>
        </w:rPr>
      </w:pPr>
      <w:bookmarkStart w:id="7" w:name="_Toc59183154"/>
      <w:r w:rsidRPr="009A4D03">
        <w:rPr>
          <w:b/>
        </w:rPr>
        <w:t>How to enable macros</w:t>
      </w:r>
      <w:r w:rsidR="00D54BFA" w:rsidRPr="009A4D03">
        <w:rPr>
          <w:b/>
        </w:rPr>
        <w:t xml:space="preserve"> for </w:t>
      </w:r>
      <w:r w:rsidR="00366625">
        <w:rPr>
          <w:b/>
        </w:rPr>
        <w:t>calibration and batch processing</w:t>
      </w:r>
      <w:bookmarkEnd w:id="7"/>
    </w:p>
    <w:p w14:paraId="3FF4B9B6" w14:textId="77777777" w:rsidR="003C6C05" w:rsidRDefault="003C6C05" w:rsidP="003C6C05">
      <w:pPr>
        <w:pStyle w:val="ListParagraph"/>
        <w:numPr>
          <w:ilvl w:val="0"/>
          <w:numId w:val="2"/>
        </w:numPr>
        <w:spacing w:after="200" w:line="276" w:lineRule="auto"/>
      </w:pPr>
      <w:r>
        <w:t>Instructions to ensure macros can run and developer tab opens on the toolbar ribbon (only need to do this once)</w:t>
      </w:r>
    </w:p>
    <w:p w14:paraId="2A854646" w14:textId="77777777" w:rsidR="003C6C05" w:rsidRDefault="003C6C05" w:rsidP="003C6C05">
      <w:pPr>
        <w:pStyle w:val="ListParagraph"/>
        <w:numPr>
          <w:ilvl w:val="1"/>
          <w:numId w:val="2"/>
        </w:numPr>
        <w:spacing w:after="200" w:line="276" w:lineRule="auto"/>
      </w:pPr>
      <w:r>
        <w:t xml:space="preserve">Open the Excel worksheet called </w:t>
      </w:r>
      <w:r w:rsidRPr="003C6C05">
        <w:t>Daymet_Penman_Hamon_Batch.xlsm</w:t>
      </w:r>
    </w:p>
    <w:p w14:paraId="55E5A606" w14:textId="77777777" w:rsidR="003C6C05" w:rsidRDefault="003C6C05" w:rsidP="003C6C05">
      <w:pPr>
        <w:pStyle w:val="ListParagraph"/>
        <w:numPr>
          <w:ilvl w:val="1"/>
          <w:numId w:val="2"/>
        </w:numPr>
        <w:spacing w:after="200" w:line="276" w:lineRule="auto"/>
      </w:pPr>
      <w:r>
        <w:t>Click “enable macros” if it asks.</w:t>
      </w:r>
    </w:p>
    <w:p w14:paraId="661F0FAA" w14:textId="77777777" w:rsidR="003C6C05" w:rsidRDefault="003C6C05" w:rsidP="003C6C05">
      <w:pPr>
        <w:pStyle w:val="ListParagraph"/>
        <w:numPr>
          <w:ilvl w:val="1"/>
          <w:numId w:val="2"/>
        </w:numPr>
        <w:spacing w:after="200" w:line="276" w:lineRule="auto"/>
      </w:pPr>
      <w:r>
        <w:t xml:space="preserve">Click File &gt; Options&gt; </w:t>
      </w:r>
      <w:proofErr w:type="spellStart"/>
      <w:r>
        <w:t>Trustcenter</w:t>
      </w:r>
      <w:proofErr w:type="spellEnd"/>
      <w:r>
        <w:t>&gt;</w:t>
      </w:r>
      <w:proofErr w:type="spellStart"/>
      <w:r>
        <w:t>Trustcenter</w:t>
      </w:r>
      <w:proofErr w:type="spellEnd"/>
      <w:r>
        <w:t xml:space="preserve"> settings&gt;Macro Settings &gt; click enable macros</w:t>
      </w:r>
    </w:p>
    <w:p w14:paraId="50A8E4A4" w14:textId="77777777" w:rsidR="003C6C05" w:rsidRDefault="003C6C05" w:rsidP="003C6C05">
      <w:pPr>
        <w:pStyle w:val="ListParagraph"/>
        <w:numPr>
          <w:ilvl w:val="1"/>
          <w:numId w:val="2"/>
        </w:numPr>
        <w:spacing w:after="200" w:line="276" w:lineRule="auto"/>
      </w:pPr>
      <w:r>
        <w:t>Click File &gt; Options&gt;Customize Ribbon</w:t>
      </w:r>
      <w:proofErr w:type="gramStart"/>
      <w:r>
        <w:t>&gt;  check</w:t>
      </w:r>
      <w:proofErr w:type="gramEnd"/>
      <w:r>
        <w:t xml:space="preserve"> the Developer box to display a new tab</w:t>
      </w:r>
    </w:p>
    <w:p w14:paraId="7A585964" w14:textId="77777777" w:rsidR="003C6C05" w:rsidRDefault="003C6C05" w:rsidP="003C6C05">
      <w:pPr>
        <w:pStyle w:val="ListParagraph"/>
        <w:numPr>
          <w:ilvl w:val="0"/>
          <w:numId w:val="2"/>
        </w:numPr>
        <w:spacing w:after="200" w:line="276" w:lineRule="auto"/>
      </w:pPr>
      <w:r>
        <w:t xml:space="preserve">Click developer tab&gt;Visual Basic&gt; scroll to modules on left side pane and expand then double click </w:t>
      </w:r>
      <w:proofErr w:type="spellStart"/>
      <w:r>
        <w:t>Daymet</w:t>
      </w:r>
      <w:r w:rsidRPr="00A47B5C">
        <w:t>_</w:t>
      </w:r>
      <w:r>
        <w:t>Penman_Hamon</w:t>
      </w:r>
      <w:r w:rsidRPr="00A47B5C">
        <w:t>_batch</w:t>
      </w:r>
      <w:proofErr w:type="spellEnd"/>
      <w:r>
        <w:t xml:space="preserve"> to open the macro</w:t>
      </w:r>
    </w:p>
    <w:p w14:paraId="2A6A4E29" w14:textId="77777777" w:rsidR="009A4D03" w:rsidRDefault="009A4D03" w:rsidP="003C6C05">
      <w:pPr>
        <w:pStyle w:val="ListParagraph"/>
        <w:numPr>
          <w:ilvl w:val="0"/>
          <w:numId w:val="2"/>
        </w:numPr>
        <w:spacing w:after="200" w:line="276" w:lineRule="auto"/>
      </w:pPr>
      <w:r>
        <w:t>If none of that works because your IT administrator blocks macros try this</w:t>
      </w:r>
    </w:p>
    <w:p w14:paraId="4B45460C" w14:textId="77777777" w:rsidR="000C0104" w:rsidRDefault="009A4D03" w:rsidP="009A4D03">
      <w:pPr>
        <w:pStyle w:val="ListParagraph"/>
        <w:numPr>
          <w:ilvl w:val="1"/>
          <w:numId w:val="2"/>
        </w:numPr>
        <w:spacing w:after="200" w:line="276" w:lineRule="auto"/>
      </w:pPr>
      <w:r>
        <w:t>On the main ribbon</w:t>
      </w:r>
      <w:r w:rsidR="000C0104">
        <w:t xml:space="preserve"> click View &gt; </w:t>
      </w:r>
      <w:proofErr w:type="gramStart"/>
      <w:r w:rsidR="000C0104">
        <w:t>Macros</w:t>
      </w:r>
      <w:proofErr w:type="gramEnd"/>
      <w:r w:rsidR="000C0104">
        <w:t xml:space="preserve"> dropdown </w:t>
      </w:r>
    </w:p>
    <w:p w14:paraId="3B9D1B51" w14:textId="3E6C4ED1" w:rsidR="009A4D03" w:rsidRDefault="009A4D03" w:rsidP="000C0104">
      <w:pPr>
        <w:pStyle w:val="ListParagraph"/>
        <w:spacing w:after="200" w:line="276" w:lineRule="auto"/>
        <w:ind w:left="792"/>
      </w:pPr>
      <w:r>
        <w:t xml:space="preserve"> </w:t>
      </w:r>
      <w:r w:rsidR="000C0104">
        <w:rPr>
          <w:noProof/>
        </w:rPr>
        <w:drawing>
          <wp:inline distT="0" distB="0" distL="0" distR="0" wp14:anchorId="6CAB0F48" wp14:editId="79763869">
            <wp:extent cx="3588402" cy="5428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0024" cy="549158"/>
                    </a:xfrm>
                    <a:prstGeom prst="rect">
                      <a:avLst/>
                    </a:prstGeom>
                  </pic:spPr>
                </pic:pic>
              </a:graphicData>
            </a:graphic>
          </wp:inline>
        </w:drawing>
      </w:r>
    </w:p>
    <w:p w14:paraId="79E7BD62" w14:textId="77777777" w:rsidR="00C006B1" w:rsidRDefault="00C006B1" w:rsidP="000C0104">
      <w:pPr>
        <w:pStyle w:val="ListParagraph"/>
        <w:spacing w:after="200" w:line="276" w:lineRule="auto"/>
        <w:ind w:left="792"/>
      </w:pPr>
    </w:p>
    <w:p w14:paraId="32EC9237" w14:textId="77777777" w:rsidR="00366625" w:rsidRPr="00366625" w:rsidRDefault="00366625" w:rsidP="00F46DD3">
      <w:pPr>
        <w:pStyle w:val="Heading1"/>
        <w:rPr>
          <w:b/>
        </w:rPr>
      </w:pPr>
      <w:bookmarkStart w:id="8" w:name="_Toc59183155"/>
      <w:r w:rsidRPr="00366625">
        <w:rPr>
          <w:b/>
        </w:rPr>
        <w:t>Batch processing many sites</w:t>
      </w:r>
      <w:bookmarkEnd w:id="8"/>
    </w:p>
    <w:p w14:paraId="38B22784" w14:textId="77777777" w:rsidR="00366625" w:rsidRPr="00F46DD3" w:rsidRDefault="00366625" w:rsidP="00F46DD3">
      <w:r w:rsidRPr="00F46DD3">
        <w:t>Prepare a standalone Excel site attribute file that describes your locations</w:t>
      </w:r>
    </w:p>
    <w:p w14:paraId="25A2BD22" w14:textId="39FF9EA0" w:rsidR="000F0191" w:rsidRDefault="000F0191" w:rsidP="007404F0">
      <w:pPr>
        <w:pStyle w:val="ListParagraph"/>
        <w:numPr>
          <w:ilvl w:val="0"/>
          <w:numId w:val="3"/>
        </w:numPr>
        <w:spacing w:after="200" w:line="276" w:lineRule="auto"/>
      </w:pPr>
      <w:r>
        <w:t>A template is provided with the water balance model</w:t>
      </w:r>
      <w:r w:rsidR="008D76C4">
        <w:t xml:space="preserve"> called “sites.xlsx”</w:t>
      </w:r>
      <w:r>
        <w:t>.</w:t>
      </w:r>
    </w:p>
    <w:p w14:paraId="3AFCB304" w14:textId="164196A6" w:rsidR="008D76C4" w:rsidRDefault="008D76C4" w:rsidP="000F0191">
      <w:pPr>
        <w:pStyle w:val="ListParagraph"/>
        <w:numPr>
          <w:ilvl w:val="1"/>
          <w:numId w:val="3"/>
        </w:numPr>
        <w:spacing w:after="200" w:line="276" w:lineRule="auto"/>
      </w:pPr>
      <w:r>
        <w:rPr>
          <w:noProof/>
        </w:rPr>
        <w:drawing>
          <wp:inline distT="0" distB="0" distL="0" distR="0" wp14:anchorId="6D3D2DE0" wp14:editId="6239303E">
            <wp:extent cx="5943600" cy="71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11200"/>
                    </a:xfrm>
                    <a:prstGeom prst="rect">
                      <a:avLst/>
                    </a:prstGeom>
                  </pic:spPr>
                </pic:pic>
              </a:graphicData>
            </a:graphic>
          </wp:inline>
        </w:drawing>
      </w:r>
    </w:p>
    <w:p w14:paraId="6F3E9472" w14:textId="0F57EBC6" w:rsidR="00366625" w:rsidRDefault="00366625" w:rsidP="000F0191">
      <w:pPr>
        <w:pStyle w:val="ListParagraph"/>
        <w:numPr>
          <w:ilvl w:val="1"/>
          <w:numId w:val="3"/>
        </w:numPr>
        <w:spacing w:after="200" w:line="276" w:lineRule="auto"/>
      </w:pPr>
      <w:r>
        <w:t xml:space="preserve">Required fields are </w:t>
      </w:r>
      <w:r w:rsidR="007404F0">
        <w:t>site file,</w:t>
      </w:r>
      <w:r>
        <w:t xml:space="preserve"> </w:t>
      </w:r>
      <w:proofErr w:type="spellStart"/>
      <w:r>
        <w:t>LatDD</w:t>
      </w:r>
      <w:proofErr w:type="spellEnd"/>
      <w:r>
        <w:t xml:space="preserve">, and </w:t>
      </w:r>
      <w:proofErr w:type="spellStart"/>
      <w:r>
        <w:t>LongDD</w:t>
      </w:r>
      <w:proofErr w:type="spellEnd"/>
      <w:r w:rsidR="007404F0">
        <w:t xml:space="preserve">… site name.  </w:t>
      </w:r>
    </w:p>
    <w:p w14:paraId="35614943" w14:textId="77777777" w:rsidR="00243B1E" w:rsidRDefault="00366625" w:rsidP="000F0191">
      <w:pPr>
        <w:pStyle w:val="ListParagraph"/>
        <w:numPr>
          <w:ilvl w:val="2"/>
          <w:numId w:val="3"/>
        </w:numPr>
        <w:spacing w:after="200" w:line="276" w:lineRule="auto"/>
      </w:pPr>
      <w:r>
        <w:t xml:space="preserve">Optional fields are slope in degrees, aspect or azimuth in degrees, water holding capacity in mm, wind speed (m/s), direct runoff fraction (%). If these are not supplied the model assumes a flat surface with 100mm water holding capacity, zero direct runoff and 1 m/s wind speed.  You can change the name of column headers, but the order of </w:t>
      </w:r>
      <w:r w:rsidR="003F6FDC">
        <w:t>parameters must</w:t>
      </w:r>
      <w:r>
        <w:t xml:space="preserve"> be identical to this example.  </w:t>
      </w:r>
      <w:proofErr w:type="gramStart"/>
      <w:r w:rsidR="003F6FDC">
        <w:t>In order to</w:t>
      </w:r>
      <w:proofErr w:type="gramEnd"/>
      <w:r w:rsidR="003F6FDC">
        <w:t xml:space="preserve"> match a </w:t>
      </w:r>
      <w:proofErr w:type="spellStart"/>
      <w:r w:rsidR="003F6FDC">
        <w:t>daymet</w:t>
      </w:r>
      <w:proofErr w:type="spellEnd"/>
      <w:r w:rsidR="003F6FDC">
        <w:t xml:space="preserve"> data file with site characteristics t</w:t>
      </w:r>
      <w:r>
        <w:t xml:space="preserve">he code </w:t>
      </w:r>
      <w:r w:rsidR="003F6FDC">
        <w:t xml:space="preserve">matches a </w:t>
      </w:r>
      <w:proofErr w:type="spellStart"/>
      <w:r w:rsidR="003F6FDC">
        <w:t>daymet</w:t>
      </w:r>
      <w:proofErr w:type="spellEnd"/>
      <w:r w:rsidR="003F6FDC">
        <w:t xml:space="preserve"> data file name with a site file in first column below.  </w:t>
      </w:r>
    </w:p>
    <w:p w14:paraId="4ED1C41D" w14:textId="457BB1D0" w:rsidR="00366625" w:rsidRDefault="00243B1E" w:rsidP="000F0191">
      <w:pPr>
        <w:pStyle w:val="ListParagraph"/>
        <w:numPr>
          <w:ilvl w:val="2"/>
          <w:numId w:val="3"/>
        </w:numPr>
        <w:spacing w:after="200" w:line="276" w:lineRule="auto"/>
      </w:pPr>
      <w:r>
        <w:t>Green fields are optional and not used in the water balance but useful if you want ancillary data to join in R.</w:t>
      </w:r>
    </w:p>
    <w:p w14:paraId="605D592F" w14:textId="77777777" w:rsidR="00366625" w:rsidRDefault="00366625" w:rsidP="00366625">
      <w:pPr>
        <w:pStyle w:val="ListParagraph"/>
        <w:ind w:left="792"/>
      </w:pPr>
    </w:p>
    <w:p w14:paraId="7833594E" w14:textId="77777777" w:rsidR="000F0191" w:rsidRDefault="000F0191" w:rsidP="000F0191">
      <w:pPr>
        <w:pStyle w:val="ListParagraph"/>
        <w:numPr>
          <w:ilvl w:val="1"/>
          <w:numId w:val="3"/>
        </w:numPr>
        <w:spacing w:after="200" w:line="276" w:lineRule="auto"/>
      </w:pPr>
      <w:r>
        <w:t>The tab name containing site attribute information must be named “sites”.  If it is named “Sheet1” rename by double clicking on the tab and rename it “sites”.  Save the workbook as sites.xlsx and sites.csv.</w:t>
      </w:r>
    </w:p>
    <w:p w14:paraId="64F6017D" w14:textId="77777777" w:rsidR="00366625" w:rsidRDefault="000F0191" w:rsidP="000F0191">
      <w:pPr>
        <w:pStyle w:val="ListParagraph"/>
        <w:numPr>
          <w:ilvl w:val="1"/>
          <w:numId w:val="3"/>
        </w:numPr>
        <w:spacing w:after="200" w:line="276" w:lineRule="auto"/>
      </w:pPr>
      <w:r>
        <w:t>The name of the s</w:t>
      </w:r>
      <w:r w:rsidR="007404F0">
        <w:t>ite</w:t>
      </w:r>
      <w:r w:rsidR="00366625">
        <w:t xml:space="preserve"> file must have a </w:t>
      </w:r>
      <w:r>
        <w:t>“</w:t>
      </w:r>
      <w:r w:rsidR="00366625">
        <w:t>.csv</w:t>
      </w:r>
      <w:r>
        <w:t>”</w:t>
      </w:r>
      <w:r w:rsidR="00366625">
        <w:t xml:space="preserve"> extension.  </w:t>
      </w:r>
    </w:p>
    <w:p w14:paraId="4CA417DD" w14:textId="77777777" w:rsidR="00366625" w:rsidRDefault="00366625" w:rsidP="000F0191">
      <w:pPr>
        <w:pStyle w:val="ListParagraph"/>
        <w:numPr>
          <w:ilvl w:val="2"/>
          <w:numId w:val="3"/>
        </w:numPr>
        <w:spacing w:after="200" w:line="276" w:lineRule="auto"/>
      </w:pPr>
      <w:r>
        <w:lastRenderedPageBreak/>
        <w:t>You can add this easily to your existing site names using the concatenate function in Excel.  =CONCATENATE(</w:t>
      </w:r>
      <w:r w:rsidR="007404F0">
        <w:t>J</w:t>
      </w:r>
      <w:r>
        <w:t xml:space="preserve">1,".csv"), where </w:t>
      </w:r>
      <w:r w:rsidR="007404F0">
        <w:t>J</w:t>
      </w:r>
      <w:r>
        <w:t>1 is cell location of site name</w:t>
      </w:r>
    </w:p>
    <w:p w14:paraId="4E345200" w14:textId="77777777" w:rsidR="00366625" w:rsidRDefault="00366625" w:rsidP="000F0191">
      <w:pPr>
        <w:pStyle w:val="ListParagraph"/>
        <w:numPr>
          <w:ilvl w:val="1"/>
          <w:numId w:val="3"/>
        </w:numPr>
        <w:spacing w:after="200" w:line="276" w:lineRule="auto"/>
      </w:pPr>
      <w:r>
        <w:rPr>
          <w:rFonts w:ascii="Arial" w:hAnsi="Arial" w:cs="Arial"/>
          <w:color w:val="222222"/>
          <w:sz w:val="20"/>
          <w:szCs w:val="20"/>
        </w:rPr>
        <w:t>The easiest way to get water holding capacity is from published soil surveys or gr</w:t>
      </w:r>
      <w:r w:rsidR="00AC57AB">
        <w:rPr>
          <w:rFonts w:ascii="Arial" w:hAnsi="Arial" w:cs="Arial"/>
          <w:color w:val="222222"/>
          <w:sz w:val="20"/>
          <w:szCs w:val="20"/>
        </w:rPr>
        <w:t xml:space="preserve">idded soil surveys from </w:t>
      </w:r>
      <w:proofErr w:type="spellStart"/>
      <w:r w:rsidR="00AC57AB">
        <w:rPr>
          <w:rFonts w:ascii="Arial" w:hAnsi="Arial" w:cs="Arial"/>
          <w:color w:val="222222"/>
          <w:sz w:val="20"/>
          <w:szCs w:val="20"/>
        </w:rPr>
        <w:t>gSSURGO</w:t>
      </w:r>
      <w:proofErr w:type="spellEnd"/>
      <w:r w:rsidR="00AC57AB">
        <w:rPr>
          <w:rFonts w:ascii="Arial" w:hAnsi="Arial" w:cs="Arial"/>
          <w:color w:val="222222"/>
          <w:sz w:val="20"/>
          <w:szCs w:val="20"/>
        </w:rPr>
        <w:t>.</w:t>
      </w:r>
    </w:p>
    <w:p w14:paraId="483AA63D" w14:textId="77777777" w:rsidR="00366625" w:rsidRPr="004954AB" w:rsidRDefault="00366625" w:rsidP="00F46DD3">
      <w:pPr>
        <w:pStyle w:val="Heading1"/>
        <w:rPr>
          <w:b/>
        </w:rPr>
      </w:pPr>
      <w:bookmarkStart w:id="9" w:name="_Toc59183156"/>
      <w:r w:rsidRPr="004954AB">
        <w:rPr>
          <w:b/>
        </w:rPr>
        <w:t xml:space="preserve">Obtain </w:t>
      </w:r>
      <w:r w:rsidR="00AC57AB" w:rsidRPr="004954AB">
        <w:rPr>
          <w:b/>
        </w:rPr>
        <w:t xml:space="preserve">many </w:t>
      </w:r>
      <w:r w:rsidRPr="004954AB">
        <w:rPr>
          <w:b/>
        </w:rPr>
        <w:t xml:space="preserve">DAYMET data files </w:t>
      </w:r>
      <w:r w:rsidR="00F46DD3">
        <w:rPr>
          <w:b/>
        </w:rPr>
        <w:t>for batch processing</w:t>
      </w:r>
      <w:bookmarkEnd w:id="9"/>
    </w:p>
    <w:p w14:paraId="1159A8D4" w14:textId="77777777" w:rsidR="00924D84" w:rsidRDefault="00924D84" w:rsidP="00924D84">
      <w:pPr>
        <w:pStyle w:val="Heading2"/>
        <w:ind w:firstLine="360"/>
      </w:pPr>
      <w:bookmarkStart w:id="10" w:name="_Toc59183157"/>
      <w:r>
        <w:t>Manual download</w:t>
      </w:r>
      <w:bookmarkEnd w:id="10"/>
    </w:p>
    <w:p w14:paraId="0D083CA4" w14:textId="47653972" w:rsidR="00D54BFA" w:rsidRDefault="00DD1B7B" w:rsidP="00DD1B7B">
      <w:pPr>
        <w:pStyle w:val="ListParagraph"/>
        <w:numPr>
          <w:ilvl w:val="0"/>
          <w:numId w:val="4"/>
        </w:numPr>
      </w:pPr>
      <w:r>
        <w:t xml:space="preserve">Download climate data time series as *.csv files </w:t>
      </w:r>
    </w:p>
    <w:p w14:paraId="100B2830" w14:textId="77777777" w:rsidR="00DD1B7B" w:rsidRDefault="00DD1B7B" w:rsidP="00DD1B7B">
      <w:pPr>
        <w:pStyle w:val="ListParagraph"/>
        <w:numPr>
          <w:ilvl w:val="0"/>
          <w:numId w:val="4"/>
        </w:numPr>
      </w:pPr>
      <w:r>
        <w:t xml:space="preserve">In Chrome go to </w:t>
      </w:r>
      <w:hyperlink r:id="rId11" w:history="1">
        <w:r>
          <w:rPr>
            <w:rStyle w:val="Hyperlink"/>
          </w:rPr>
          <w:t>https://daymet.ornl.gov/</w:t>
        </w:r>
      </w:hyperlink>
    </w:p>
    <w:p w14:paraId="17116D4A" w14:textId="77777777" w:rsidR="00DD1B7B" w:rsidRDefault="00DD1B7B" w:rsidP="00DD1B7B">
      <w:pPr>
        <w:pStyle w:val="ListParagraph"/>
        <w:numPr>
          <w:ilvl w:val="0"/>
          <w:numId w:val="4"/>
        </w:numPr>
      </w:pPr>
      <w:r>
        <w:t xml:space="preserve">Click Single Pixel Tool, scroll to bottom of page and click Automate.  Look in the batch download of </w:t>
      </w:r>
      <w:proofErr w:type="spellStart"/>
      <w:r>
        <w:t>daymet</w:t>
      </w:r>
      <w:proofErr w:type="spellEnd"/>
      <w:r>
        <w:t xml:space="preserve"> single pixel data example 2.  This is the format of a file you submit to </w:t>
      </w:r>
      <w:proofErr w:type="spellStart"/>
      <w:r>
        <w:t>daymet</w:t>
      </w:r>
      <w:proofErr w:type="spellEnd"/>
      <w:r>
        <w:t xml:space="preserve"> for selecting your locations of interest.</w:t>
      </w:r>
      <w:r w:rsidR="001E6E05">
        <w:t xml:space="preserve">  It looks very similar to the site attribute file in green above.</w:t>
      </w:r>
    </w:p>
    <w:p w14:paraId="0FEE2F96" w14:textId="632D949D" w:rsidR="00924D84" w:rsidRDefault="00924D84" w:rsidP="00924D84">
      <w:pPr>
        <w:pStyle w:val="Heading2"/>
        <w:ind w:firstLine="360"/>
      </w:pPr>
      <w:bookmarkStart w:id="11" w:name="_Toc59183158"/>
      <w:r>
        <w:t>Java batch download</w:t>
      </w:r>
      <w:bookmarkEnd w:id="11"/>
    </w:p>
    <w:p w14:paraId="129A7E09" w14:textId="6C017B90" w:rsidR="001E6E05" w:rsidRDefault="00A41945" w:rsidP="00924D84">
      <w:pPr>
        <w:pStyle w:val="ListParagraph"/>
        <w:numPr>
          <w:ilvl w:val="0"/>
          <w:numId w:val="7"/>
        </w:numPr>
      </w:pPr>
      <w:r>
        <w:t xml:space="preserve">There are multiple ways to obtain </w:t>
      </w:r>
      <w:proofErr w:type="spellStart"/>
      <w:r>
        <w:t>daymet</w:t>
      </w:r>
      <w:proofErr w:type="spellEnd"/>
      <w:r>
        <w:t xml:space="preserve"> data and we’ll use the java method here</w:t>
      </w:r>
    </w:p>
    <w:p w14:paraId="4BE1E40E" w14:textId="77777777" w:rsidR="00A41945" w:rsidRDefault="00A41945" w:rsidP="00924D84">
      <w:pPr>
        <w:pStyle w:val="ListParagraph"/>
        <w:numPr>
          <w:ilvl w:val="1"/>
          <w:numId w:val="7"/>
        </w:numPr>
      </w:pPr>
      <w:r>
        <w:t>Click the java link, then read.me file.  This provides detailed instructions but here are a few tips.</w:t>
      </w:r>
    </w:p>
    <w:p w14:paraId="33F6BD2F" w14:textId="77777777" w:rsidR="004954AB" w:rsidRDefault="004954AB" w:rsidP="00924D84">
      <w:pPr>
        <w:pStyle w:val="ListParagraph"/>
        <w:numPr>
          <w:ilvl w:val="1"/>
          <w:numId w:val="7"/>
        </w:numPr>
      </w:pPr>
      <w:r>
        <w:t xml:space="preserve">Set up a folder called </w:t>
      </w:r>
      <w:r w:rsidR="00D051F8">
        <w:t xml:space="preserve">(i.e., </w:t>
      </w:r>
      <w:proofErr w:type="gramStart"/>
      <w:r>
        <w:t>C:\David\waterbalance\</w:t>
      </w:r>
      <w:r w:rsidR="00D051F8">
        <w:t>)</w:t>
      </w:r>
      <w:r w:rsidR="00E85AE9">
        <w:t xml:space="preserve">  with</w:t>
      </w:r>
      <w:proofErr w:type="gramEnd"/>
      <w:r w:rsidR="00E85AE9">
        <w:t xml:space="preserve"> these sub folders</w:t>
      </w:r>
    </w:p>
    <w:p w14:paraId="1BC49496" w14:textId="77777777" w:rsidR="00E85AE9" w:rsidRDefault="00E85AE9" w:rsidP="00E85AE9">
      <w:pPr>
        <w:pStyle w:val="ListParagraph"/>
        <w:ind w:left="1440"/>
      </w:pPr>
      <w:r>
        <w:rPr>
          <w:noProof/>
        </w:rPr>
        <w:drawing>
          <wp:inline distT="0" distB="0" distL="0" distR="0" wp14:anchorId="0CDCEAC7" wp14:editId="12279E8D">
            <wp:extent cx="2752725" cy="1352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2725" cy="1352550"/>
                    </a:xfrm>
                    <a:prstGeom prst="rect">
                      <a:avLst/>
                    </a:prstGeom>
                  </pic:spPr>
                </pic:pic>
              </a:graphicData>
            </a:graphic>
          </wp:inline>
        </w:drawing>
      </w:r>
    </w:p>
    <w:p w14:paraId="5F84F02B" w14:textId="77777777" w:rsidR="00E85AE9" w:rsidRDefault="00C80B83" w:rsidP="00924D84">
      <w:pPr>
        <w:pStyle w:val="ListParagraph"/>
        <w:numPr>
          <w:ilvl w:val="1"/>
          <w:numId w:val="7"/>
        </w:numPr>
      </w:pPr>
      <w:r>
        <w:t xml:space="preserve">In the </w:t>
      </w:r>
      <w:proofErr w:type="spellStart"/>
      <w:r>
        <w:t>Daymet</w:t>
      </w:r>
      <w:proofErr w:type="spellEnd"/>
      <w:r>
        <w:t xml:space="preserve"> folder s</w:t>
      </w:r>
      <w:r w:rsidR="00A41945">
        <w:t>ave the java script “daymet_multiple_extraction.jar</w:t>
      </w:r>
      <w:proofErr w:type="gramStart"/>
      <w:r w:rsidR="00A41945">
        <w:t xml:space="preserve">” </w:t>
      </w:r>
      <w:r>
        <w:t>,</w:t>
      </w:r>
      <w:proofErr w:type="gramEnd"/>
      <w:r>
        <w:t xml:space="preserve"> the “read.me” </w:t>
      </w:r>
      <w:r w:rsidR="00A41945">
        <w:t xml:space="preserve">file </w:t>
      </w:r>
      <w:r>
        <w:t xml:space="preserve">and </w:t>
      </w:r>
      <w:r w:rsidR="00E85AE9">
        <w:t xml:space="preserve">a copy of your sites.xlsx file as a *.csv file </w:t>
      </w:r>
    </w:p>
    <w:p w14:paraId="09FE8BDF" w14:textId="77777777" w:rsidR="00E85AE9" w:rsidRDefault="00712E47" w:rsidP="000D321D">
      <w:pPr>
        <w:pStyle w:val="ListParagraph"/>
        <w:ind w:left="1440"/>
      </w:pPr>
      <w:r>
        <w:rPr>
          <w:noProof/>
        </w:rPr>
        <w:drawing>
          <wp:inline distT="0" distB="0" distL="0" distR="0" wp14:anchorId="4B376018" wp14:editId="266E55B5">
            <wp:extent cx="2619375" cy="857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9375" cy="857250"/>
                    </a:xfrm>
                    <a:prstGeom prst="rect">
                      <a:avLst/>
                    </a:prstGeom>
                  </pic:spPr>
                </pic:pic>
              </a:graphicData>
            </a:graphic>
          </wp:inline>
        </w:drawing>
      </w:r>
    </w:p>
    <w:p w14:paraId="0548B338" w14:textId="77777777" w:rsidR="00712E47" w:rsidRDefault="00712E47" w:rsidP="00924D84">
      <w:pPr>
        <w:pStyle w:val="ListParagraph"/>
        <w:numPr>
          <w:ilvl w:val="1"/>
          <w:numId w:val="7"/>
        </w:numPr>
      </w:pPr>
      <w:r>
        <w:t xml:space="preserve">Tell the java script where to dump the </w:t>
      </w:r>
      <w:proofErr w:type="spellStart"/>
      <w:r>
        <w:t>daymet</w:t>
      </w:r>
      <w:proofErr w:type="spellEnd"/>
      <w:r>
        <w:t xml:space="preserve"> data files.</w:t>
      </w:r>
    </w:p>
    <w:p w14:paraId="51103094" w14:textId="73DB0D17" w:rsidR="00E85AE9" w:rsidRDefault="00E85AE9" w:rsidP="00924D84">
      <w:pPr>
        <w:pStyle w:val="ListParagraph"/>
        <w:numPr>
          <w:ilvl w:val="2"/>
          <w:numId w:val="7"/>
        </w:numPr>
      </w:pPr>
      <w:r>
        <w:t xml:space="preserve">Open a DOS command window inside the </w:t>
      </w:r>
      <w:proofErr w:type="spellStart"/>
      <w:r>
        <w:t>Daymet</w:t>
      </w:r>
      <w:proofErr w:type="spellEnd"/>
      <w:r>
        <w:t xml:space="preserve"> folder by holding down the shift key and simultaneously right clicking your mouse</w:t>
      </w:r>
      <w:r w:rsidR="00712E47">
        <w:t>.    Then select “open command window</w:t>
      </w:r>
      <w:ins w:id="12" w:author="Thoma, David" w:date="2019-04-03T17:01:00Z">
        <w:r w:rsidR="00712DD2">
          <w:t xml:space="preserve"> </w:t>
        </w:r>
      </w:ins>
      <w:r w:rsidR="00C273A2">
        <w:t xml:space="preserve">(or </w:t>
      </w:r>
      <w:proofErr w:type="spellStart"/>
      <w:r w:rsidR="00C273A2">
        <w:t>Powershell</w:t>
      </w:r>
      <w:proofErr w:type="spellEnd"/>
      <w:r w:rsidR="00C273A2">
        <w:t xml:space="preserve"> window</w:t>
      </w:r>
      <w:r w:rsidR="00043961">
        <w:t xml:space="preserve"> for windows 10</w:t>
      </w:r>
      <w:r w:rsidR="00C273A2">
        <w:t>)</w:t>
      </w:r>
      <w:r w:rsidR="00712E47">
        <w:t xml:space="preserve"> here”.  A black DOS window should open.  If not make sure no files were selected (highlighted) in the </w:t>
      </w:r>
      <w:proofErr w:type="spellStart"/>
      <w:r w:rsidR="00712E47">
        <w:t>Daymet</w:t>
      </w:r>
      <w:proofErr w:type="spellEnd"/>
      <w:r w:rsidR="00712E47">
        <w:t xml:space="preserve"> path while trying to open the command window.</w:t>
      </w:r>
    </w:p>
    <w:p w14:paraId="7524714F" w14:textId="77777777" w:rsidR="00712E47" w:rsidRDefault="00712E47" w:rsidP="00924D84">
      <w:pPr>
        <w:pStyle w:val="ListParagraph"/>
        <w:numPr>
          <w:ilvl w:val="2"/>
          <w:numId w:val="7"/>
        </w:numPr>
      </w:pPr>
      <w:r>
        <w:t>Download data files</w:t>
      </w:r>
    </w:p>
    <w:p w14:paraId="61111856" w14:textId="34CDCDAE" w:rsidR="00C80B83" w:rsidRDefault="00C80B83" w:rsidP="00924D84">
      <w:pPr>
        <w:pStyle w:val="ListParagraph"/>
        <w:numPr>
          <w:ilvl w:val="3"/>
          <w:numId w:val="7"/>
        </w:numPr>
      </w:pPr>
      <w:r>
        <w:t xml:space="preserve">Paste this line into your DOS </w:t>
      </w:r>
      <w:r w:rsidR="00A320BC">
        <w:t>window without the quotes</w:t>
      </w:r>
      <w:r>
        <w:t>.</w:t>
      </w:r>
      <w:r w:rsidR="00B26C1D" w:rsidDel="00B26C1D">
        <w:t xml:space="preserve"> </w:t>
      </w:r>
      <w:r w:rsidR="00B26C1D">
        <w:t>“</w:t>
      </w:r>
      <w:proofErr w:type="gramStart"/>
      <w:r w:rsidRPr="00C80B83">
        <w:t>java</w:t>
      </w:r>
      <w:proofErr w:type="gramEnd"/>
      <w:r w:rsidRPr="00C80B83">
        <w:t xml:space="preserve"> -Xms512m -Xmx1024m -jar daymet_mu</w:t>
      </w:r>
      <w:r>
        <w:t>ltiple_extraction.jar sites.csv</w:t>
      </w:r>
      <w:r w:rsidR="00B26C1D">
        <w:t>”</w:t>
      </w:r>
      <w:r w:rsidR="00A320BC">
        <w:t xml:space="preserve"> then hit return.</w:t>
      </w:r>
    </w:p>
    <w:p w14:paraId="67DF7A06" w14:textId="77777777" w:rsidR="00A320BC" w:rsidRDefault="00A320BC" w:rsidP="00924D84">
      <w:pPr>
        <w:pStyle w:val="ListParagraph"/>
        <w:numPr>
          <w:ilvl w:val="3"/>
          <w:numId w:val="7"/>
        </w:numPr>
      </w:pPr>
      <w:r>
        <w:lastRenderedPageBreak/>
        <w:t xml:space="preserve">You </w:t>
      </w:r>
      <w:r w:rsidR="00343276">
        <w:t xml:space="preserve">will see your files downloading in the DOS window, then your </w:t>
      </w:r>
      <w:proofErr w:type="spellStart"/>
      <w:r w:rsidR="00343276">
        <w:t>Daymet</w:t>
      </w:r>
      <w:proofErr w:type="spellEnd"/>
      <w:r w:rsidR="00343276">
        <w:t xml:space="preserve"> folder will look like this</w:t>
      </w:r>
    </w:p>
    <w:p w14:paraId="03592FC5" w14:textId="77777777" w:rsidR="00343276" w:rsidRDefault="00343276" w:rsidP="00343276">
      <w:pPr>
        <w:pStyle w:val="ListParagraph"/>
        <w:ind w:left="2880"/>
      </w:pPr>
      <w:r>
        <w:rPr>
          <w:noProof/>
        </w:rPr>
        <w:drawing>
          <wp:inline distT="0" distB="0" distL="0" distR="0" wp14:anchorId="21030817" wp14:editId="0C5A29B5">
            <wp:extent cx="2343150"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3150" cy="2247900"/>
                    </a:xfrm>
                    <a:prstGeom prst="rect">
                      <a:avLst/>
                    </a:prstGeom>
                  </pic:spPr>
                </pic:pic>
              </a:graphicData>
            </a:graphic>
          </wp:inline>
        </w:drawing>
      </w:r>
    </w:p>
    <w:p w14:paraId="0F8A4826" w14:textId="5D53AE3D" w:rsidR="00343276" w:rsidRDefault="0017250C" w:rsidP="00924D84">
      <w:pPr>
        <w:pStyle w:val="ListParagraph"/>
        <w:numPr>
          <w:ilvl w:val="3"/>
          <w:numId w:val="7"/>
        </w:numPr>
      </w:pPr>
      <w:r>
        <w:t xml:space="preserve">IMPORTANT: </w:t>
      </w:r>
      <w:r w:rsidR="00343276">
        <w:t>Delete the two files highlighted below</w:t>
      </w:r>
      <w:r w:rsidR="00712DD2">
        <w:t>.  “site” doesn’t show up don’t worry about it.</w:t>
      </w:r>
    </w:p>
    <w:p w14:paraId="46FE9A65" w14:textId="66AB34E8" w:rsidR="00343276" w:rsidRDefault="00343276" w:rsidP="00343276">
      <w:pPr>
        <w:pStyle w:val="ListParagraph"/>
        <w:ind w:left="2880"/>
      </w:pPr>
      <w:r>
        <w:rPr>
          <w:noProof/>
        </w:rPr>
        <w:drawing>
          <wp:inline distT="0" distB="0" distL="0" distR="0" wp14:anchorId="79FEC5F0" wp14:editId="3DFC8970">
            <wp:extent cx="2305050" cy="213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5050" cy="2133600"/>
                    </a:xfrm>
                    <a:prstGeom prst="rect">
                      <a:avLst/>
                    </a:prstGeom>
                  </pic:spPr>
                </pic:pic>
              </a:graphicData>
            </a:graphic>
          </wp:inline>
        </w:drawing>
      </w:r>
    </w:p>
    <w:p w14:paraId="5119A6D6" w14:textId="1BA52185" w:rsidR="00924D84" w:rsidRDefault="00924D84" w:rsidP="00924D84">
      <w:pPr>
        <w:pStyle w:val="Heading2"/>
        <w:ind w:firstLine="720"/>
      </w:pPr>
      <w:bookmarkStart w:id="13" w:name="_Toc59183159"/>
      <w:r>
        <w:t>R batch download</w:t>
      </w:r>
      <w:bookmarkEnd w:id="13"/>
    </w:p>
    <w:p w14:paraId="290399A0" w14:textId="4C3741F8" w:rsidR="00924D84" w:rsidRPr="00924D84" w:rsidRDefault="00924D84" w:rsidP="00924D84">
      <w:pPr>
        <w:pStyle w:val="ListParagraph"/>
        <w:numPr>
          <w:ilvl w:val="0"/>
          <w:numId w:val="8"/>
        </w:numPr>
      </w:pPr>
      <w:r>
        <w:t>Modify the R script provide</w:t>
      </w:r>
      <w:r w:rsidR="00113BBF">
        <w:t>d</w:t>
      </w:r>
    </w:p>
    <w:p w14:paraId="3075DE33" w14:textId="77777777" w:rsidR="0017250C" w:rsidRDefault="0017250C" w:rsidP="00343276">
      <w:pPr>
        <w:rPr>
          <w:b/>
        </w:rPr>
      </w:pPr>
    </w:p>
    <w:p w14:paraId="34DA0546" w14:textId="77777777" w:rsidR="00343276" w:rsidRDefault="00343276" w:rsidP="00F46DD3">
      <w:pPr>
        <w:pStyle w:val="Heading1"/>
        <w:rPr>
          <w:b/>
        </w:rPr>
      </w:pPr>
      <w:bookmarkStart w:id="14" w:name="_Toc59183160"/>
      <w:r>
        <w:rPr>
          <w:b/>
        </w:rPr>
        <w:t>Run water balance model in batch mode</w:t>
      </w:r>
      <w:bookmarkEnd w:id="14"/>
    </w:p>
    <w:p w14:paraId="2EB97560" w14:textId="0B44D71A" w:rsidR="00E16254" w:rsidRDefault="00E16254" w:rsidP="00E16254">
      <w:pPr>
        <w:pStyle w:val="ListParagraph"/>
        <w:numPr>
          <w:ilvl w:val="0"/>
          <w:numId w:val="9"/>
        </w:numPr>
        <w:ind w:left="630"/>
      </w:pPr>
      <w:r>
        <w:t>Set up your folder structure like this</w:t>
      </w:r>
    </w:p>
    <w:p w14:paraId="2DB03F53" w14:textId="54589817" w:rsidR="00E16254" w:rsidRDefault="00E16254" w:rsidP="00E16254">
      <w:pPr>
        <w:pStyle w:val="ListParagraph"/>
        <w:numPr>
          <w:ilvl w:val="1"/>
          <w:numId w:val="9"/>
        </w:numPr>
        <w:tabs>
          <w:tab w:val="left" w:pos="1170"/>
        </w:tabs>
        <w:ind w:left="990" w:hanging="270"/>
      </w:pPr>
      <w:proofErr w:type="spellStart"/>
      <w:r>
        <w:t>Davids</w:t>
      </w:r>
      <w:proofErr w:type="spellEnd"/>
      <w:r>
        <w:t xml:space="preserve"> water balance folder</w:t>
      </w:r>
    </w:p>
    <w:p w14:paraId="373C3744" w14:textId="01113123" w:rsidR="00E16254" w:rsidRDefault="00E16254" w:rsidP="00E16254">
      <w:pPr>
        <w:pStyle w:val="ListParagraph"/>
        <w:numPr>
          <w:ilvl w:val="0"/>
          <w:numId w:val="9"/>
        </w:numPr>
        <w:tabs>
          <w:tab w:val="left" w:pos="1170"/>
        </w:tabs>
      </w:pPr>
      <w:r>
        <w:t>Excel model</w:t>
      </w:r>
    </w:p>
    <w:p w14:paraId="0B96C3B1" w14:textId="3F04A532" w:rsidR="00E16254" w:rsidRDefault="00E16254" w:rsidP="00E16254">
      <w:pPr>
        <w:pStyle w:val="ListParagraph"/>
        <w:numPr>
          <w:ilvl w:val="0"/>
          <w:numId w:val="9"/>
        </w:numPr>
        <w:tabs>
          <w:tab w:val="left" w:pos="1170"/>
        </w:tabs>
      </w:pPr>
      <w:r>
        <w:t>Sites.xlsx</w:t>
      </w:r>
    </w:p>
    <w:p w14:paraId="30423FA3" w14:textId="67669594" w:rsidR="00E16254" w:rsidRDefault="00E16254" w:rsidP="00E16254">
      <w:pPr>
        <w:pStyle w:val="ListParagraph"/>
        <w:numPr>
          <w:ilvl w:val="0"/>
          <w:numId w:val="9"/>
        </w:numPr>
        <w:tabs>
          <w:tab w:val="left" w:pos="1170"/>
        </w:tabs>
      </w:pPr>
      <w:proofErr w:type="spellStart"/>
      <w:r>
        <w:t>Daymet</w:t>
      </w:r>
      <w:proofErr w:type="spellEnd"/>
    </w:p>
    <w:p w14:paraId="5692A259" w14:textId="6AFCB019" w:rsidR="00E16254" w:rsidRDefault="00E16254" w:rsidP="00E16254">
      <w:pPr>
        <w:pStyle w:val="ListParagraph"/>
        <w:numPr>
          <w:ilvl w:val="1"/>
          <w:numId w:val="9"/>
        </w:numPr>
        <w:tabs>
          <w:tab w:val="left" w:pos="1170"/>
        </w:tabs>
      </w:pPr>
      <w:proofErr w:type="spellStart"/>
      <w:r>
        <w:t>Daymet</w:t>
      </w:r>
      <w:proofErr w:type="spellEnd"/>
      <w:r>
        <w:t xml:space="preserve"> data files</w:t>
      </w:r>
    </w:p>
    <w:p w14:paraId="7AFC9D00" w14:textId="0E940124" w:rsidR="00E16254" w:rsidRDefault="00E16254" w:rsidP="00E16254">
      <w:pPr>
        <w:pStyle w:val="ListParagraph"/>
        <w:numPr>
          <w:ilvl w:val="1"/>
          <w:numId w:val="9"/>
        </w:numPr>
        <w:tabs>
          <w:tab w:val="left" w:pos="1170"/>
        </w:tabs>
      </w:pPr>
      <w:r>
        <w:t>Sites.xlsx (a copy of the sites.xlsx file)</w:t>
      </w:r>
    </w:p>
    <w:p w14:paraId="6593DFE8" w14:textId="77777777" w:rsidR="00E16254" w:rsidRDefault="00E16254" w:rsidP="00E16254">
      <w:pPr>
        <w:pStyle w:val="ListParagraph"/>
        <w:numPr>
          <w:ilvl w:val="0"/>
          <w:numId w:val="9"/>
        </w:numPr>
        <w:ind w:left="630"/>
      </w:pPr>
    </w:p>
    <w:p w14:paraId="2B09117E" w14:textId="70884706" w:rsidR="0017250C" w:rsidRDefault="0017250C" w:rsidP="00E16254">
      <w:pPr>
        <w:pStyle w:val="ListParagraph"/>
        <w:numPr>
          <w:ilvl w:val="0"/>
          <w:numId w:val="9"/>
        </w:numPr>
        <w:ind w:left="630"/>
      </w:pPr>
      <w:r w:rsidRPr="0017250C">
        <w:lastRenderedPageBreak/>
        <w:t xml:space="preserve">Open </w:t>
      </w:r>
      <w:r w:rsidR="000B75E4">
        <w:t xml:space="preserve">the water balance model </w:t>
      </w:r>
      <w:r>
        <w:t xml:space="preserve">then open the VBA project window from Developer tab, double click </w:t>
      </w:r>
      <w:r w:rsidR="003656D7">
        <w:t xml:space="preserve">the module called </w:t>
      </w:r>
      <w:proofErr w:type="spellStart"/>
      <w:r>
        <w:t>Water_balance_DAYMET_Penman_Hamon_batch</w:t>
      </w:r>
      <w:proofErr w:type="spellEnd"/>
      <w:r>
        <w:t xml:space="preserve"> then click the &gt; run icon.</w:t>
      </w:r>
    </w:p>
    <w:p w14:paraId="3719AC4A" w14:textId="6B90C0B8" w:rsidR="003656D7" w:rsidRDefault="003656D7" w:rsidP="00E16254">
      <w:pPr>
        <w:pStyle w:val="ListParagraph"/>
        <w:numPr>
          <w:ilvl w:val="0"/>
          <w:numId w:val="9"/>
        </w:numPr>
        <w:ind w:left="630"/>
      </w:pPr>
      <w:r>
        <w:t>Follow the on-screen prompts</w:t>
      </w:r>
    </w:p>
    <w:p w14:paraId="15F0D80E" w14:textId="77777777" w:rsidR="0017250C" w:rsidRDefault="0017250C" w:rsidP="00E16254">
      <w:pPr>
        <w:pStyle w:val="ListParagraph"/>
        <w:numPr>
          <w:ilvl w:val="0"/>
          <w:numId w:val="9"/>
        </w:numPr>
        <w:ind w:left="630"/>
      </w:pPr>
      <w:r>
        <w:t xml:space="preserve">Or </w:t>
      </w:r>
    </w:p>
    <w:p w14:paraId="539D5D4A" w14:textId="5992B122" w:rsidR="0017250C" w:rsidRDefault="0017250C" w:rsidP="00E16254">
      <w:pPr>
        <w:pStyle w:val="ListParagraph"/>
        <w:numPr>
          <w:ilvl w:val="0"/>
          <w:numId w:val="9"/>
        </w:numPr>
        <w:ind w:left="630"/>
      </w:pPr>
      <w:r>
        <w:t xml:space="preserve">From the main ribbon click View&gt;Macros&gt;highlight </w:t>
      </w:r>
      <w:proofErr w:type="spellStart"/>
      <w:r>
        <w:t>Water_balance_DAYMET_Penman_Hamon_batch</w:t>
      </w:r>
      <w:proofErr w:type="spellEnd"/>
      <w:r>
        <w:t xml:space="preserve"> then click run</w:t>
      </w:r>
      <w:r w:rsidR="001A1388">
        <w:t xml:space="preserve"> and follow instructions in pop up window</w:t>
      </w:r>
      <w:r w:rsidR="00043961">
        <w:t>. You may want to copy the path to your folder location first as you’ll need this to use the macro</w:t>
      </w:r>
    </w:p>
    <w:p w14:paraId="6BA24615" w14:textId="24DFED22" w:rsidR="00113BBF" w:rsidRDefault="00113BBF" w:rsidP="00E16254">
      <w:pPr>
        <w:pStyle w:val="ListParagraph"/>
        <w:numPr>
          <w:ilvl w:val="0"/>
          <w:numId w:val="9"/>
        </w:numPr>
        <w:ind w:left="630"/>
      </w:pPr>
      <w:proofErr w:type="spellStart"/>
      <w:r>
        <w:t>Folllow</w:t>
      </w:r>
      <w:proofErr w:type="spellEnd"/>
      <w:r>
        <w:t xml:space="preserve"> on-screen prompts to point the model to your </w:t>
      </w:r>
      <w:proofErr w:type="spellStart"/>
      <w:r>
        <w:t>Dayemet</w:t>
      </w:r>
      <w:proofErr w:type="spellEnd"/>
      <w:r>
        <w:t xml:space="preserve"> data and sites.xlsx </w:t>
      </w:r>
      <w:proofErr w:type="gramStart"/>
      <w:r>
        <w:t>file, and</w:t>
      </w:r>
      <w:proofErr w:type="gramEnd"/>
      <w:r>
        <w:t xml:space="preserve"> choose your method of PET calculation.</w:t>
      </w:r>
    </w:p>
    <w:p w14:paraId="3D98F53D" w14:textId="7E075046" w:rsidR="00113BBF" w:rsidRDefault="00113BBF" w:rsidP="00E16254">
      <w:pPr>
        <w:pStyle w:val="ListParagraph"/>
        <w:numPr>
          <w:ilvl w:val="1"/>
          <w:numId w:val="9"/>
        </w:numPr>
        <w:tabs>
          <w:tab w:val="left" w:pos="2340"/>
        </w:tabs>
        <w:ind w:left="990"/>
      </w:pPr>
      <w:r>
        <w:t>Penman PET is physically based</w:t>
      </w:r>
    </w:p>
    <w:p w14:paraId="799F8131" w14:textId="091CA3B6" w:rsidR="00113BBF" w:rsidRDefault="00113BBF" w:rsidP="00E16254">
      <w:pPr>
        <w:pStyle w:val="ListParagraph"/>
        <w:numPr>
          <w:ilvl w:val="1"/>
          <w:numId w:val="9"/>
        </w:numPr>
      </w:pPr>
      <w:proofErr w:type="spellStart"/>
      <w:r>
        <w:t>OudinDaymet</w:t>
      </w:r>
      <w:proofErr w:type="spellEnd"/>
      <w:r>
        <w:t xml:space="preserve"> is temperature and radiation based using the radiation value in the </w:t>
      </w:r>
      <w:proofErr w:type="spellStart"/>
      <w:r>
        <w:t>Daymet</w:t>
      </w:r>
      <w:proofErr w:type="spellEnd"/>
      <w:r>
        <w:t xml:space="preserve"> file.  It is a good approximation of Penman. </w:t>
      </w:r>
    </w:p>
    <w:p w14:paraId="2AC12B46" w14:textId="55AF2A56" w:rsidR="00113BBF" w:rsidRDefault="00113BBF" w:rsidP="00E16254">
      <w:pPr>
        <w:pStyle w:val="ListParagraph"/>
        <w:numPr>
          <w:ilvl w:val="1"/>
          <w:numId w:val="9"/>
        </w:numPr>
      </w:pPr>
      <w:proofErr w:type="spellStart"/>
      <w:r>
        <w:t>OudinLocation</w:t>
      </w:r>
      <w:proofErr w:type="spellEnd"/>
      <w:r>
        <w:t xml:space="preserve"> is temperature and radiation based but uses the latitude to calculate a radiation value rather than that provided by </w:t>
      </w:r>
      <w:proofErr w:type="spellStart"/>
      <w:r>
        <w:t>Daymet</w:t>
      </w:r>
      <w:proofErr w:type="spellEnd"/>
    </w:p>
    <w:p w14:paraId="3BF819AE" w14:textId="39F9D3F0" w:rsidR="00113BBF" w:rsidRDefault="00113BBF" w:rsidP="00E16254">
      <w:pPr>
        <w:pStyle w:val="ListParagraph"/>
        <w:numPr>
          <w:ilvl w:val="1"/>
          <w:numId w:val="9"/>
        </w:numPr>
      </w:pPr>
      <w:r>
        <w:t xml:space="preserve">Hamon is a </w:t>
      </w:r>
      <w:proofErr w:type="gramStart"/>
      <w:r>
        <w:t>temperature based</w:t>
      </w:r>
      <w:proofErr w:type="gramEnd"/>
      <w:r>
        <w:t xml:space="preserve"> PET equation</w:t>
      </w:r>
    </w:p>
    <w:p w14:paraId="40446C57" w14:textId="77777777" w:rsidR="00113BBF" w:rsidRDefault="00113BBF" w:rsidP="00113BBF">
      <w:pPr>
        <w:pStyle w:val="ListParagraph"/>
        <w:ind w:left="2520"/>
      </w:pPr>
    </w:p>
    <w:p w14:paraId="5710AF4E" w14:textId="77777777" w:rsidR="001A1388" w:rsidRDefault="001A1388" w:rsidP="00E16254">
      <w:pPr>
        <w:pStyle w:val="ListParagraph"/>
        <w:numPr>
          <w:ilvl w:val="0"/>
          <w:numId w:val="9"/>
        </w:numPr>
      </w:pPr>
      <w:r>
        <w:t>For large batches, progress can be tracked in the lower left of the worksheet screen.</w:t>
      </w:r>
    </w:p>
    <w:p w14:paraId="362231DB" w14:textId="77777777" w:rsidR="001A1388" w:rsidRDefault="000B75E4" w:rsidP="00E16254">
      <w:pPr>
        <w:pStyle w:val="ListParagraph"/>
        <w:numPr>
          <w:ilvl w:val="0"/>
          <w:numId w:val="9"/>
        </w:numPr>
      </w:pPr>
      <w:r>
        <w:t xml:space="preserve">After the last </w:t>
      </w:r>
      <w:proofErr w:type="spellStart"/>
      <w:r>
        <w:t>daymet</w:t>
      </w:r>
      <w:proofErr w:type="spellEnd"/>
      <w:r>
        <w:t xml:space="preserve"> data file is processed the model saves </w:t>
      </w:r>
      <w:proofErr w:type="gramStart"/>
      <w:r>
        <w:t>its self</w:t>
      </w:r>
      <w:proofErr w:type="gramEnd"/>
      <w:r>
        <w:t xml:space="preserve"> then closes.  You’ll see a blank Excel screen.  Close this window without saving it.</w:t>
      </w:r>
    </w:p>
    <w:p w14:paraId="58DF7553" w14:textId="59273D22" w:rsidR="00A641AE" w:rsidRDefault="000B75E4" w:rsidP="00E16254">
      <w:pPr>
        <w:pStyle w:val="ListParagraph"/>
        <w:numPr>
          <w:ilvl w:val="0"/>
          <w:numId w:val="9"/>
        </w:numPr>
      </w:pPr>
      <w:r>
        <w:t>Your water balance output files are dumped to daily, monthly, and annual folders.</w:t>
      </w:r>
    </w:p>
    <w:p w14:paraId="5161230F" w14:textId="392615CD" w:rsidR="006131F2" w:rsidRDefault="006131F2" w:rsidP="00E16254">
      <w:pPr>
        <w:pStyle w:val="ListParagraph"/>
        <w:numPr>
          <w:ilvl w:val="0"/>
          <w:numId w:val="9"/>
        </w:numPr>
      </w:pPr>
      <w:r>
        <w:t>You will need to adjust sorting of monthly data to match up with dates prior to pasting into monthly tab of file.</w:t>
      </w:r>
      <w:r w:rsidR="00712DD2">
        <w:t xml:space="preserve">  You will have to split </w:t>
      </w:r>
      <w:proofErr w:type="spellStart"/>
      <w:r w:rsidR="00712DD2">
        <w:t>year_month</w:t>
      </w:r>
      <w:proofErr w:type="spellEnd"/>
      <w:r w:rsidR="00712DD2">
        <w:t xml:space="preserve"> into year and month columns using the text to columns feature in Excel, then sort by year and month to get Excel to properly sort by time. </w:t>
      </w:r>
    </w:p>
    <w:p w14:paraId="67E06030" w14:textId="065F0E9D" w:rsidR="006131F2" w:rsidRDefault="006131F2" w:rsidP="00DA1C43">
      <w:pPr>
        <w:pStyle w:val="ListParagraph"/>
        <w:ind w:left="360"/>
      </w:pPr>
    </w:p>
    <w:p w14:paraId="4D7689CD" w14:textId="77777777" w:rsidR="00DC0E2E" w:rsidRDefault="00DC0E2E" w:rsidP="00DC0E2E">
      <w:pPr>
        <w:spacing w:after="0" w:line="240" w:lineRule="auto"/>
      </w:pPr>
      <w:r>
        <w:t xml:space="preserve">The water balance model can run without slope, aspect or soil water holding capacity by assuming a flat surface with 100mm WHC.  However, more realistic results are obtained if you supply these values as input to the model. To obtain them you need water holding capacity map, slope and aspect derived from a DEM. </w:t>
      </w:r>
    </w:p>
    <w:p w14:paraId="579163C0" w14:textId="77777777" w:rsidR="00DC0E2E" w:rsidRDefault="00DC0E2E" w:rsidP="00DC0E2E">
      <w:pPr>
        <w:spacing w:after="0" w:line="240" w:lineRule="auto"/>
      </w:pPr>
    </w:p>
    <w:p w14:paraId="7FAC9443" w14:textId="77777777" w:rsidR="00DC0E2E" w:rsidRDefault="00DC0E2E" w:rsidP="00DC0E2E">
      <w:pPr>
        <w:spacing w:after="0" w:line="240" w:lineRule="auto"/>
      </w:pPr>
      <w:proofErr w:type="gramStart"/>
      <w:r>
        <w:t>All of</w:t>
      </w:r>
      <w:proofErr w:type="gramEnd"/>
      <w:r>
        <w:t xml:space="preserve"> these layers must be in the same geographic projection.  However, their large extents may make them unmanageable in ArcMap.  You can work around this limitation by clipping the extent using a mask. </w:t>
      </w:r>
      <w:proofErr w:type="gramStart"/>
      <w:r>
        <w:t>Or,</w:t>
      </w:r>
      <w:proofErr w:type="gramEnd"/>
      <w:r>
        <w:t xml:space="preserve"> you can reproject your point shapefile to match the soil, slope and aspect maps.  Since you’re only pulling point data from these </w:t>
      </w:r>
      <w:proofErr w:type="gramStart"/>
      <w:r>
        <w:t>maps</w:t>
      </w:r>
      <w:proofErr w:type="gramEnd"/>
      <w:r>
        <w:t xml:space="preserve"> they don’t all have to have the same projection as long as the point file projection used to identify locations on each map has the same projection as the map. </w:t>
      </w:r>
    </w:p>
    <w:p w14:paraId="1AC0D48A" w14:textId="77777777" w:rsidR="00DC0E2E" w:rsidRDefault="00DC0E2E" w:rsidP="00DC0E2E">
      <w:pPr>
        <w:spacing w:after="0" w:line="240" w:lineRule="auto"/>
      </w:pPr>
    </w:p>
    <w:p w14:paraId="33115B0D" w14:textId="06CBF56B" w:rsidR="008B1C88" w:rsidRPr="008B1C88" w:rsidRDefault="008B1C88" w:rsidP="008B1C88">
      <w:pPr>
        <w:pStyle w:val="Heading1"/>
        <w:rPr>
          <w:b/>
        </w:rPr>
      </w:pPr>
      <w:bookmarkStart w:id="15" w:name="_Toc59183161"/>
      <w:r w:rsidRPr="008B1C88">
        <w:rPr>
          <w:b/>
        </w:rPr>
        <w:t xml:space="preserve">R script for stacking </w:t>
      </w:r>
      <w:r w:rsidR="00113BBF">
        <w:rPr>
          <w:b/>
        </w:rPr>
        <w:t xml:space="preserve">water balance </w:t>
      </w:r>
      <w:r w:rsidRPr="008B1C88">
        <w:rPr>
          <w:b/>
        </w:rPr>
        <w:t>results into long format</w:t>
      </w:r>
      <w:bookmarkEnd w:id="15"/>
    </w:p>
    <w:p w14:paraId="2BCC4265" w14:textId="561BEB97" w:rsidR="008B1C88" w:rsidRDefault="008B1C88" w:rsidP="008B1C88">
      <w:pPr>
        <w:spacing w:after="0" w:line="240" w:lineRule="auto"/>
      </w:pPr>
    </w:p>
    <w:p w14:paraId="589CEE8F" w14:textId="77777777" w:rsidR="008B1C88" w:rsidRDefault="008B1C88" w:rsidP="008B1C88">
      <w:pPr>
        <w:spacing w:after="0" w:line="240" w:lineRule="auto"/>
      </w:pPr>
      <w:r>
        <w:t xml:space="preserve">This script makes an R readable file by stacking output for each site into one long file.  </w:t>
      </w:r>
    </w:p>
    <w:p w14:paraId="3CFC4070" w14:textId="77777777" w:rsidR="008B1C88" w:rsidRDefault="008B1C88" w:rsidP="008B1C88">
      <w:pPr>
        <w:spacing w:after="0" w:line="240" w:lineRule="auto"/>
      </w:pPr>
      <w:r>
        <w:t xml:space="preserve">It does this for files in each of the daily, </w:t>
      </w:r>
      <w:proofErr w:type="gramStart"/>
      <w:r>
        <w:t>monthly</w:t>
      </w:r>
      <w:proofErr w:type="gramEnd"/>
      <w:r>
        <w:t xml:space="preserve"> and annual folders </w:t>
      </w:r>
    </w:p>
    <w:p w14:paraId="0829E3F7" w14:textId="129DD1A1" w:rsidR="008B1C88" w:rsidRDefault="008B1C88" w:rsidP="008B1C88">
      <w:pPr>
        <w:spacing w:after="0" w:line="240" w:lineRule="auto"/>
      </w:pPr>
      <w:r>
        <w:t xml:space="preserve"> </w:t>
      </w:r>
    </w:p>
    <w:p w14:paraId="5694B03D" w14:textId="1296824C" w:rsidR="008B1C88" w:rsidRDefault="008B1C88" w:rsidP="008B1C88">
      <w:pPr>
        <w:spacing w:after="0" w:line="240" w:lineRule="auto"/>
      </w:pPr>
      <w:r>
        <w:t># &gt; version</w:t>
      </w:r>
    </w:p>
    <w:p w14:paraId="2139E7B5" w14:textId="77777777" w:rsidR="008B1C88" w:rsidRDefault="008B1C88" w:rsidP="008B1C88">
      <w:pPr>
        <w:spacing w:after="0" w:line="240" w:lineRule="auto"/>
      </w:pPr>
      <w:r>
        <w:lastRenderedPageBreak/>
        <w:t xml:space="preserve"># _                           </w:t>
      </w:r>
    </w:p>
    <w:p w14:paraId="457AD289" w14:textId="77777777" w:rsidR="008B1C88" w:rsidRDefault="008B1C88" w:rsidP="008B1C88">
      <w:pPr>
        <w:spacing w:after="0" w:line="240" w:lineRule="auto"/>
      </w:pPr>
      <w:r>
        <w:t xml:space="preserve"># platform       x86_64-w64-mingw32          </w:t>
      </w:r>
    </w:p>
    <w:p w14:paraId="13EBAC10" w14:textId="77777777" w:rsidR="008B1C88" w:rsidRDefault="008B1C88" w:rsidP="008B1C88">
      <w:pPr>
        <w:spacing w:after="0" w:line="240" w:lineRule="auto"/>
      </w:pPr>
      <w:r>
        <w:t xml:space="preserve"># arch           x86_64                      </w:t>
      </w:r>
    </w:p>
    <w:p w14:paraId="53349091" w14:textId="77777777" w:rsidR="008B1C88" w:rsidRDefault="008B1C88" w:rsidP="008B1C88">
      <w:pPr>
        <w:spacing w:after="0" w:line="240" w:lineRule="auto"/>
      </w:pPr>
      <w:r>
        <w:t xml:space="preserve"># </w:t>
      </w:r>
      <w:proofErr w:type="spellStart"/>
      <w:r>
        <w:t>os</w:t>
      </w:r>
      <w:proofErr w:type="spellEnd"/>
      <w:r>
        <w:t xml:space="preserve">             mingw32                     </w:t>
      </w:r>
    </w:p>
    <w:p w14:paraId="229AF1B4" w14:textId="77777777" w:rsidR="008B1C88" w:rsidRDefault="008B1C88" w:rsidP="008B1C88">
      <w:pPr>
        <w:spacing w:after="0" w:line="240" w:lineRule="auto"/>
      </w:pPr>
      <w:r>
        <w:t xml:space="preserve"># system         x86_64, mingw32             </w:t>
      </w:r>
    </w:p>
    <w:p w14:paraId="2D3756DD" w14:textId="77777777" w:rsidR="008B1C88" w:rsidRDefault="008B1C88" w:rsidP="008B1C88">
      <w:pPr>
        <w:spacing w:after="0" w:line="240" w:lineRule="auto"/>
      </w:pPr>
      <w:r>
        <w:t xml:space="preserve"># </w:t>
      </w:r>
      <w:proofErr w:type="gramStart"/>
      <w:r>
        <w:t>status</w:t>
      </w:r>
      <w:proofErr w:type="gramEnd"/>
      <w:r>
        <w:t xml:space="preserve">                                     </w:t>
      </w:r>
    </w:p>
    <w:p w14:paraId="3F0C3946" w14:textId="77777777" w:rsidR="008B1C88" w:rsidRDefault="008B1C88" w:rsidP="008B1C88">
      <w:pPr>
        <w:spacing w:after="0" w:line="240" w:lineRule="auto"/>
      </w:pPr>
      <w:r>
        <w:t xml:space="preserve"># major          3                           </w:t>
      </w:r>
    </w:p>
    <w:p w14:paraId="52FDF5DD" w14:textId="77777777" w:rsidR="008B1C88" w:rsidRDefault="008B1C88" w:rsidP="008B1C88">
      <w:pPr>
        <w:spacing w:after="0" w:line="240" w:lineRule="auto"/>
      </w:pPr>
      <w:r>
        <w:t xml:space="preserve"># minor          3.1                         </w:t>
      </w:r>
    </w:p>
    <w:p w14:paraId="73CE0B67" w14:textId="77777777" w:rsidR="008B1C88" w:rsidRDefault="008B1C88" w:rsidP="008B1C88">
      <w:pPr>
        <w:spacing w:after="0" w:line="240" w:lineRule="auto"/>
      </w:pPr>
      <w:r>
        <w:t xml:space="preserve"># year           2016                        </w:t>
      </w:r>
    </w:p>
    <w:p w14:paraId="429872BE" w14:textId="77777777" w:rsidR="008B1C88" w:rsidRDefault="008B1C88" w:rsidP="008B1C88">
      <w:pPr>
        <w:spacing w:after="0" w:line="240" w:lineRule="auto"/>
      </w:pPr>
      <w:r>
        <w:t xml:space="preserve"># month          06                          </w:t>
      </w:r>
    </w:p>
    <w:p w14:paraId="6D76B478" w14:textId="77777777" w:rsidR="008B1C88" w:rsidRDefault="008B1C88" w:rsidP="008B1C88">
      <w:pPr>
        <w:spacing w:after="0" w:line="240" w:lineRule="auto"/>
      </w:pPr>
      <w:r>
        <w:t xml:space="preserve"># day            21                          </w:t>
      </w:r>
    </w:p>
    <w:p w14:paraId="7DF64A70" w14:textId="77777777" w:rsidR="008B1C88" w:rsidRDefault="008B1C88" w:rsidP="008B1C88">
      <w:pPr>
        <w:spacing w:after="0" w:line="240" w:lineRule="auto"/>
      </w:pPr>
      <w:r>
        <w:t xml:space="preserve"># </w:t>
      </w:r>
      <w:proofErr w:type="spellStart"/>
      <w:proofErr w:type="gramStart"/>
      <w:r>
        <w:t>svn</w:t>
      </w:r>
      <w:proofErr w:type="spellEnd"/>
      <w:proofErr w:type="gramEnd"/>
      <w:r>
        <w:t xml:space="preserve"> rev        70800                       </w:t>
      </w:r>
    </w:p>
    <w:p w14:paraId="6C92ABC9" w14:textId="77777777" w:rsidR="008B1C88" w:rsidRDefault="008B1C88" w:rsidP="008B1C88">
      <w:pPr>
        <w:spacing w:after="0" w:line="240" w:lineRule="auto"/>
      </w:pPr>
      <w:r>
        <w:t xml:space="preserve"># language       R                           </w:t>
      </w:r>
    </w:p>
    <w:p w14:paraId="51D53D06" w14:textId="77777777" w:rsidR="008B1C88" w:rsidRDefault="008B1C88" w:rsidP="008B1C88">
      <w:pPr>
        <w:spacing w:after="0" w:line="240" w:lineRule="auto"/>
      </w:pPr>
      <w:r>
        <w:t xml:space="preserve"># </w:t>
      </w:r>
      <w:proofErr w:type="spellStart"/>
      <w:proofErr w:type="gramStart"/>
      <w:r>
        <w:t>version.string</w:t>
      </w:r>
      <w:proofErr w:type="spellEnd"/>
      <w:proofErr w:type="gramEnd"/>
      <w:r>
        <w:t xml:space="preserve"> R version 3.3.1 (2016-06-21)</w:t>
      </w:r>
    </w:p>
    <w:p w14:paraId="7C92E485" w14:textId="77777777" w:rsidR="008B1C88" w:rsidRDefault="008B1C88" w:rsidP="008B1C88">
      <w:pPr>
        <w:spacing w:after="0" w:line="240" w:lineRule="auto"/>
      </w:pPr>
      <w:r>
        <w:t xml:space="preserve"># nickname       Bug in Your Hair  </w:t>
      </w:r>
    </w:p>
    <w:p w14:paraId="2A55BE40" w14:textId="77777777" w:rsidR="008B1C88" w:rsidRDefault="008B1C88" w:rsidP="008B1C88">
      <w:pPr>
        <w:spacing w:after="0" w:line="240" w:lineRule="auto"/>
      </w:pPr>
    </w:p>
    <w:p w14:paraId="36706183" w14:textId="77777777" w:rsidR="008B1C88" w:rsidRDefault="008B1C88" w:rsidP="008B1C88">
      <w:pPr>
        <w:spacing w:after="0" w:line="240" w:lineRule="auto"/>
      </w:pPr>
    </w:p>
    <w:p w14:paraId="1059A447" w14:textId="77777777" w:rsidR="008B1C88" w:rsidRDefault="008B1C88" w:rsidP="008B1C88">
      <w:pPr>
        <w:spacing w:after="0" w:line="240" w:lineRule="auto"/>
      </w:pPr>
      <w:r>
        <w:t>#</w:t>
      </w:r>
      <w:proofErr w:type="gramStart"/>
      <w:r>
        <w:t>convienience</w:t>
      </w:r>
      <w:proofErr w:type="gramEnd"/>
      <w:r>
        <w:t xml:space="preserve"> script for appending site level monthly water balance output *.csv files into one long file</w:t>
      </w:r>
    </w:p>
    <w:p w14:paraId="59FFE86C" w14:textId="77777777" w:rsidR="008B1C88" w:rsidRDefault="008B1C88" w:rsidP="008B1C88">
      <w:pPr>
        <w:spacing w:after="0" w:line="240" w:lineRule="auto"/>
      </w:pPr>
    </w:p>
    <w:p w14:paraId="49844CA7" w14:textId="77777777" w:rsidR="008B1C88" w:rsidRDefault="008B1C88" w:rsidP="008B1C88">
      <w:pPr>
        <w:spacing w:after="0" w:line="240" w:lineRule="auto"/>
      </w:pPr>
      <w:r>
        <w:t>library(</w:t>
      </w:r>
      <w:proofErr w:type="spellStart"/>
      <w:r>
        <w:t>dplyr</w:t>
      </w:r>
      <w:proofErr w:type="spellEnd"/>
      <w:r>
        <w:t>)</w:t>
      </w:r>
    </w:p>
    <w:p w14:paraId="737D7F34" w14:textId="77777777" w:rsidR="008B1C88" w:rsidRDefault="008B1C88" w:rsidP="008B1C88">
      <w:pPr>
        <w:spacing w:after="0" w:line="240" w:lineRule="auto"/>
      </w:pPr>
    </w:p>
    <w:p w14:paraId="3085D43E" w14:textId="77777777" w:rsidR="008B1C88" w:rsidRDefault="008B1C88" w:rsidP="008B1C88">
      <w:pPr>
        <w:spacing w:after="0" w:line="240" w:lineRule="auto"/>
      </w:pPr>
      <w:r>
        <w:t>#</w:t>
      </w:r>
      <w:proofErr w:type="gramStart"/>
      <w:r>
        <w:t>append</w:t>
      </w:r>
      <w:proofErr w:type="gramEnd"/>
      <w:r>
        <w:t xml:space="preserve"> the monthly files into a single data frame</w:t>
      </w:r>
    </w:p>
    <w:p w14:paraId="192C2D29" w14:textId="77777777" w:rsidR="008B1C88" w:rsidRDefault="008B1C88" w:rsidP="008B1C88">
      <w:pPr>
        <w:spacing w:after="0" w:line="240" w:lineRule="auto"/>
      </w:pPr>
      <w:proofErr w:type="spellStart"/>
      <w:proofErr w:type="gramStart"/>
      <w:r>
        <w:t>setwd</w:t>
      </w:r>
      <w:proofErr w:type="spellEnd"/>
      <w:r>
        <w:t>(</w:t>
      </w:r>
      <w:proofErr w:type="gramEnd"/>
      <w:r>
        <w:t>"C:\\David\\Water balance\\Amphib_2018\\monthly")</w:t>
      </w:r>
    </w:p>
    <w:p w14:paraId="4ECD412E" w14:textId="77777777" w:rsidR="008B1C88" w:rsidRDefault="008B1C88" w:rsidP="008B1C88">
      <w:pPr>
        <w:spacing w:after="0" w:line="240" w:lineRule="auto"/>
      </w:pPr>
      <w:r>
        <w:t xml:space="preserve">## read in </w:t>
      </w:r>
      <w:proofErr w:type="spellStart"/>
      <w:r>
        <w:t>csvs</w:t>
      </w:r>
      <w:proofErr w:type="spellEnd"/>
    </w:p>
    <w:p w14:paraId="334A5FE6" w14:textId="77777777" w:rsidR="008B1C88" w:rsidRDefault="008B1C88" w:rsidP="008B1C88">
      <w:pPr>
        <w:spacing w:after="0" w:line="240" w:lineRule="auto"/>
      </w:pPr>
      <w:proofErr w:type="spellStart"/>
      <w:r>
        <w:t>csvList</w:t>
      </w:r>
      <w:proofErr w:type="spellEnd"/>
      <w:r>
        <w:t xml:space="preserve"> &lt;- </w:t>
      </w:r>
      <w:proofErr w:type="spellStart"/>
      <w:r>
        <w:t>lapply</w:t>
      </w:r>
      <w:proofErr w:type="spellEnd"/>
      <w:r>
        <w:t>(</w:t>
      </w:r>
      <w:proofErr w:type="spellStart"/>
      <w:proofErr w:type="gramStart"/>
      <w:r>
        <w:t>list.files</w:t>
      </w:r>
      <w:proofErr w:type="spellEnd"/>
      <w:proofErr w:type="gramEnd"/>
      <w:r>
        <w:t xml:space="preserve">("./"), read.csv, </w:t>
      </w:r>
      <w:proofErr w:type="spellStart"/>
      <w:r>
        <w:t>stringsAsFactors</w:t>
      </w:r>
      <w:proofErr w:type="spellEnd"/>
      <w:r>
        <w:t xml:space="preserve"> = F)#takes a few seconds with 770 files</w:t>
      </w:r>
    </w:p>
    <w:p w14:paraId="474DBA65" w14:textId="77777777" w:rsidR="008B1C88" w:rsidRDefault="008B1C88" w:rsidP="008B1C88">
      <w:pPr>
        <w:spacing w:after="0" w:line="240" w:lineRule="auto"/>
      </w:pPr>
      <w:r>
        <w:t xml:space="preserve">## bind them all with </w:t>
      </w:r>
      <w:proofErr w:type="spellStart"/>
      <w:proofErr w:type="gramStart"/>
      <w:r>
        <w:t>do.call</w:t>
      </w:r>
      <w:proofErr w:type="spellEnd"/>
      <w:proofErr w:type="gramEnd"/>
    </w:p>
    <w:p w14:paraId="0BF4853E" w14:textId="77777777" w:rsidR="008B1C88" w:rsidRDefault="008B1C88" w:rsidP="008B1C88">
      <w:pPr>
        <w:spacing w:after="0" w:line="240" w:lineRule="auto"/>
      </w:pPr>
      <w:proofErr w:type="spellStart"/>
      <w:r>
        <w:t>monthly_append</w:t>
      </w:r>
      <w:proofErr w:type="spellEnd"/>
      <w:r>
        <w:t xml:space="preserve"> &lt;- </w:t>
      </w:r>
      <w:proofErr w:type="spellStart"/>
      <w:proofErr w:type="gramStart"/>
      <w:r>
        <w:t>do.call</w:t>
      </w:r>
      <w:proofErr w:type="spellEnd"/>
      <w:proofErr w:type="gramEnd"/>
      <w:r>
        <w:t>(</w:t>
      </w:r>
      <w:proofErr w:type="spellStart"/>
      <w:r>
        <w:t>rbind</w:t>
      </w:r>
      <w:proofErr w:type="spellEnd"/>
      <w:r>
        <w:t xml:space="preserve">, </w:t>
      </w:r>
      <w:proofErr w:type="spellStart"/>
      <w:r>
        <w:t>csvList</w:t>
      </w:r>
      <w:proofErr w:type="spellEnd"/>
      <w:r>
        <w:t>)#takes about a minute with 770 files</w:t>
      </w:r>
    </w:p>
    <w:p w14:paraId="3EA8591D" w14:textId="77777777" w:rsidR="008B1C88" w:rsidRDefault="008B1C88" w:rsidP="008B1C88">
      <w:pPr>
        <w:spacing w:after="0" w:line="240" w:lineRule="auto"/>
      </w:pPr>
      <w:proofErr w:type="spellStart"/>
      <w:proofErr w:type="gramStart"/>
      <w:r>
        <w:t>setwd</w:t>
      </w:r>
      <w:proofErr w:type="spellEnd"/>
      <w:r>
        <w:t>(</w:t>
      </w:r>
      <w:proofErr w:type="gramEnd"/>
      <w:r>
        <w:t>"C:\\David\\Water balance\\Amphib_2018")</w:t>
      </w:r>
    </w:p>
    <w:p w14:paraId="5B6F9336" w14:textId="77777777" w:rsidR="008B1C88" w:rsidRDefault="008B1C88" w:rsidP="008B1C88">
      <w:pPr>
        <w:spacing w:after="0" w:line="240" w:lineRule="auto"/>
      </w:pPr>
      <w:r>
        <w:t>write.csv(</w:t>
      </w:r>
      <w:proofErr w:type="spellStart"/>
      <w:r>
        <w:t>monthly_append,"monthly_append.csv</w:t>
      </w:r>
      <w:proofErr w:type="spellEnd"/>
      <w:r>
        <w:t>")</w:t>
      </w:r>
    </w:p>
    <w:p w14:paraId="626F6B1D" w14:textId="77777777" w:rsidR="008B1C88" w:rsidRDefault="008B1C88" w:rsidP="008B1C88">
      <w:pPr>
        <w:spacing w:after="0" w:line="240" w:lineRule="auto"/>
      </w:pPr>
    </w:p>
    <w:p w14:paraId="676D11F9" w14:textId="77777777" w:rsidR="008B1C88" w:rsidRDefault="008B1C88" w:rsidP="008B1C88">
      <w:pPr>
        <w:spacing w:after="0" w:line="240" w:lineRule="auto"/>
      </w:pPr>
    </w:p>
    <w:p w14:paraId="5E576083" w14:textId="77777777" w:rsidR="008B1C88" w:rsidRDefault="008B1C88" w:rsidP="008B1C88">
      <w:pPr>
        <w:spacing w:after="0" w:line="240" w:lineRule="auto"/>
      </w:pPr>
      <w:r>
        <w:t>#</w:t>
      </w:r>
      <w:proofErr w:type="gramStart"/>
      <w:r>
        <w:t>append</w:t>
      </w:r>
      <w:proofErr w:type="gramEnd"/>
      <w:r>
        <w:t xml:space="preserve"> the annual files into a single data frame</w:t>
      </w:r>
    </w:p>
    <w:p w14:paraId="591E605F" w14:textId="77777777" w:rsidR="008B1C88" w:rsidRDefault="008B1C88" w:rsidP="008B1C88">
      <w:pPr>
        <w:spacing w:after="0" w:line="240" w:lineRule="auto"/>
      </w:pPr>
      <w:proofErr w:type="spellStart"/>
      <w:proofErr w:type="gramStart"/>
      <w:r>
        <w:t>setwd</w:t>
      </w:r>
      <w:proofErr w:type="spellEnd"/>
      <w:r>
        <w:t>(</w:t>
      </w:r>
      <w:proofErr w:type="gramEnd"/>
      <w:r>
        <w:t>"C:\\David\\Water balance\\Amphib_2018\\annual")</w:t>
      </w:r>
    </w:p>
    <w:p w14:paraId="7D641418" w14:textId="77777777" w:rsidR="008B1C88" w:rsidRDefault="008B1C88" w:rsidP="008B1C88">
      <w:pPr>
        <w:spacing w:after="0" w:line="240" w:lineRule="auto"/>
      </w:pPr>
      <w:r>
        <w:t xml:space="preserve">## read in </w:t>
      </w:r>
      <w:proofErr w:type="spellStart"/>
      <w:r>
        <w:t>csvs</w:t>
      </w:r>
      <w:proofErr w:type="spellEnd"/>
    </w:p>
    <w:p w14:paraId="0363D907" w14:textId="77777777" w:rsidR="008B1C88" w:rsidRDefault="008B1C88" w:rsidP="008B1C88">
      <w:pPr>
        <w:spacing w:after="0" w:line="240" w:lineRule="auto"/>
      </w:pPr>
      <w:proofErr w:type="spellStart"/>
      <w:r>
        <w:t>csvList</w:t>
      </w:r>
      <w:proofErr w:type="spellEnd"/>
      <w:r>
        <w:t xml:space="preserve"> &lt;- </w:t>
      </w:r>
      <w:proofErr w:type="spellStart"/>
      <w:r>
        <w:t>lapply</w:t>
      </w:r>
      <w:proofErr w:type="spellEnd"/>
      <w:r>
        <w:t>(</w:t>
      </w:r>
      <w:proofErr w:type="spellStart"/>
      <w:proofErr w:type="gramStart"/>
      <w:r>
        <w:t>list.files</w:t>
      </w:r>
      <w:proofErr w:type="spellEnd"/>
      <w:proofErr w:type="gramEnd"/>
      <w:r>
        <w:t xml:space="preserve">("./"), read.csv, </w:t>
      </w:r>
      <w:proofErr w:type="spellStart"/>
      <w:r>
        <w:t>stringsAsFactors</w:t>
      </w:r>
      <w:proofErr w:type="spellEnd"/>
      <w:r>
        <w:t xml:space="preserve"> = F)#takes a few seconds with 770 files</w:t>
      </w:r>
    </w:p>
    <w:p w14:paraId="2889A235" w14:textId="77777777" w:rsidR="008B1C88" w:rsidRDefault="008B1C88" w:rsidP="008B1C88">
      <w:pPr>
        <w:spacing w:after="0" w:line="240" w:lineRule="auto"/>
      </w:pPr>
      <w:r>
        <w:t xml:space="preserve">## bind them all with </w:t>
      </w:r>
      <w:proofErr w:type="spellStart"/>
      <w:proofErr w:type="gramStart"/>
      <w:r>
        <w:t>do.call</w:t>
      </w:r>
      <w:proofErr w:type="spellEnd"/>
      <w:proofErr w:type="gramEnd"/>
    </w:p>
    <w:p w14:paraId="43209BBA" w14:textId="77777777" w:rsidR="008B1C88" w:rsidRDefault="008B1C88" w:rsidP="008B1C88">
      <w:pPr>
        <w:spacing w:after="0" w:line="240" w:lineRule="auto"/>
      </w:pPr>
      <w:proofErr w:type="spellStart"/>
      <w:r>
        <w:t>annual_append</w:t>
      </w:r>
      <w:proofErr w:type="spellEnd"/>
      <w:r>
        <w:t xml:space="preserve"> &lt;- </w:t>
      </w:r>
      <w:proofErr w:type="spellStart"/>
      <w:proofErr w:type="gramStart"/>
      <w:r>
        <w:t>do.call</w:t>
      </w:r>
      <w:proofErr w:type="spellEnd"/>
      <w:proofErr w:type="gramEnd"/>
      <w:r>
        <w:t>(</w:t>
      </w:r>
      <w:proofErr w:type="spellStart"/>
      <w:r>
        <w:t>rbind</w:t>
      </w:r>
      <w:proofErr w:type="spellEnd"/>
      <w:r>
        <w:t xml:space="preserve">, </w:t>
      </w:r>
      <w:proofErr w:type="spellStart"/>
      <w:r>
        <w:t>csvList</w:t>
      </w:r>
      <w:proofErr w:type="spellEnd"/>
      <w:r>
        <w:t>)#takes about a minute with 770 files</w:t>
      </w:r>
    </w:p>
    <w:p w14:paraId="55030B8E" w14:textId="77777777" w:rsidR="008B1C88" w:rsidRDefault="008B1C88" w:rsidP="008B1C88">
      <w:pPr>
        <w:spacing w:after="0" w:line="240" w:lineRule="auto"/>
      </w:pPr>
      <w:proofErr w:type="spellStart"/>
      <w:proofErr w:type="gramStart"/>
      <w:r>
        <w:t>setwd</w:t>
      </w:r>
      <w:proofErr w:type="spellEnd"/>
      <w:r>
        <w:t>(</w:t>
      </w:r>
      <w:proofErr w:type="gramEnd"/>
      <w:r>
        <w:t>"C:\\David\\Water balance\\Amphib_2018")</w:t>
      </w:r>
    </w:p>
    <w:p w14:paraId="70DF3062" w14:textId="77777777" w:rsidR="008B1C88" w:rsidRDefault="008B1C88" w:rsidP="008B1C88">
      <w:pPr>
        <w:spacing w:after="0" w:line="240" w:lineRule="auto"/>
      </w:pPr>
      <w:r>
        <w:t>write.csv(</w:t>
      </w:r>
      <w:proofErr w:type="spellStart"/>
      <w:r>
        <w:t>annual_append,"annual_append.csv</w:t>
      </w:r>
      <w:proofErr w:type="spellEnd"/>
      <w:r>
        <w:t>")</w:t>
      </w:r>
    </w:p>
    <w:p w14:paraId="3D500BB9" w14:textId="77777777" w:rsidR="008B1C88" w:rsidRDefault="008B1C88" w:rsidP="008B1C88">
      <w:pPr>
        <w:spacing w:after="0" w:line="240" w:lineRule="auto"/>
      </w:pPr>
    </w:p>
    <w:p w14:paraId="42DE963E" w14:textId="77777777" w:rsidR="008B1C88" w:rsidRDefault="008B1C88" w:rsidP="008B1C88">
      <w:pPr>
        <w:spacing w:after="0" w:line="240" w:lineRule="auto"/>
      </w:pPr>
    </w:p>
    <w:p w14:paraId="7036A0C9" w14:textId="77777777" w:rsidR="008B1C88" w:rsidRDefault="008B1C88" w:rsidP="008B1C88">
      <w:pPr>
        <w:spacing w:after="0" w:line="240" w:lineRule="auto"/>
      </w:pPr>
      <w:r>
        <w:t>#</w:t>
      </w:r>
      <w:proofErr w:type="gramStart"/>
      <w:r>
        <w:t>append</w:t>
      </w:r>
      <w:proofErr w:type="gramEnd"/>
      <w:r>
        <w:t xml:space="preserve"> the daily files into a single data frame</w:t>
      </w:r>
    </w:p>
    <w:p w14:paraId="7AC33E2B" w14:textId="77777777" w:rsidR="008B1C88" w:rsidRDefault="008B1C88" w:rsidP="008B1C88">
      <w:pPr>
        <w:spacing w:after="0" w:line="240" w:lineRule="auto"/>
      </w:pPr>
      <w:proofErr w:type="spellStart"/>
      <w:proofErr w:type="gramStart"/>
      <w:r>
        <w:t>setwd</w:t>
      </w:r>
      <w:proofErr w:type="spellEnd"/>
      <w:r>
        <w:t>(</w:t>
      </w:r>
      <w:proofErr w:type="gramEnd"/>
      <w:r>
        <w:t>"C:\\David\\Water balance\\Amphib_2018\\daily")</w:t>
      </w:r>
    </w:p>
    <w:p w14:paraId="2F350144" w14:textId="77777777" w:rsidR="008B1C88" w:rsidRDefault="008B1C88" w:rsidP="008B1C88">
      <w:pPr>
        <w:spacing w:after="0" w:line="240" w:lineRule="auto"/>
      </w:pPr>
      <w:r>
        <w:t xml:space="preserve">## read in </w:t>
      </w:r>
      <w:proofErr w:type="spellStart"/>
      <w:r>
        <w:t>csvs</w:t>
      </w:r>
      <w:proofErr w:type="spellEnd"/>
    </w:p>
    <w:p w14:paraId="1F7E5B1B" w14:textId="77777777" w:rsidR="008B1C88" w:rsidRDefault="008B1C88" w:rsidP="008B1C88">
      <w:pPr>
        <w:spacing w:after="0" w:line="240" w:lineRule="auto"/>
      </w:pPr>
      <w:proofErr w:type="spellStart"/>
      <w:r>
        <w:t>csvList</w:t>
      </w:r>
      <w:proofErr w:type="spellEnd"/>
      <w:r>
        <w:t xml:space="preserve"> &lt;- </w:t>
      </w:r>
      <w:proofErr w:type="spellStart"/>
      <w:r>
        <w:t>lapply</w:t>
      </w:r>
      <w:proofErr w:type="spellEnd"/>
      <w:r>
        <w:t>(</w:t>
      </w:r>
      <w:proofErr w:type="spellStart"/>
      <w:proofErr w:type="gramStart"/>
      <w:r>
        <w:t>list.files</w:t>
      </w:r>
      <w:proofErr w:type="spellEnd"/>
      <w:proofErr w:type="gramEnd"/>
      <w:r>
        <w:t xml:space="preserve">("./"), read.csv, </w:t>
      </w:r>
      <w:proofErr w:type="spellStart"/>
      <w:r>
        <w:t>stringsAsFactors</w:t>
      </w:r>
      <w:proofErr w:type="spellEnd"/>
      <w:r>
        <w:t xml:space="preserve"> = F)#takes a few seconds with 770 files</w:t>
      </w:r>
    </w:p>
    <w:p w14:paraId="4D79E6A3" w14:textId="77777777" w:rsidR="008B1C88" w:rsidRDefault="008B1C88" w:rsidP="008B1C88">
      <w:pPr>
        <w:spacing w:after="0" w:line="240" w:lineRule="auto"/>
      </w:pPr>
      <w:r>
        <w:t xml:space="preserve">## bind them all with </w:t>
      </w:r>
      <w:proofErr w:type="spellStart"/>
      <w:proofErr w:type="gramStart"/>
      <w:r>
        <w:t>do.call</w:t>
      </w:r>
      <w:proofErr w:type="spellEnd"/>
      <w:proofErr w:type="gramEnd"/>
    </w:p>
    <w:p w14:paraId="5891CE29" w14:textId="77777777" w:rsidR="008B1C88" w:rsidRDefault="008B1C88" w:rsidP="008B1C88">
      <w:pPr>
        <w:spacing w:after="0" w:line="240" w:lineRule="auto"/>
      </w:pPr>
      <w:proofErr w:type="spellStart"/>
      <w:r>
        <w:t>daily_append</w:t>
      </w:r>
      <w:proofErr w:type="spellEnd"/>
      <w:r>
        <w:t xml:space="preserve"> &lt;- </w:t>
      </w:r>
      <w:proofErr w:type="spellStart"/>
      <w:proofErr w:type="gramStart"/>
      <w:r>
        <w:t>do.call</w:t>
      </w:r>
      <w:proofErr w:type="spellEnd"/>
      <w:proofErr w:type="gramEnd"/>
      <w:r>
        <w:t>(</w:t>
      </w:r>
      <w:proofErr w:type="spellStart"/>
      <w:r>
        <w:t>rbind</w:t>
      </w:r>
      <w:proofErr w:type="spellEnd"/>
      <w:r>
        <w:t xml:space="preserve">, </w:t>
      </w:r>
      <w:proofErr w:type="spellStart"/>
      <w:r>
        <w:t>csvList</w:t>
      </w:r>
      <w:proofErr w:type="spellEnd"/>
      <w:r>
        <w:t>)#takes about a minute with 770 files</w:t>
      </w:r>
    </w:p>
    <w:p w14:paraId="6C9ED7A7" w14:textId="77777777" w:rsidR="008B1C88" w:rsidRDefault="008B1C88" w:rsidP="008B1C88">
      <w:pPr>
        <w:spacing w:after="0" w:line="240" w:lineRule="auto"/>
      </w:pPr>
      <w:proofErr w:type="spellStart"/>
      <w:proofErr w:type="gramStart"/>
      <w:r>
        <w:t>setwd</w:t>
      </w:r>
      <w:proofErr w:type="spellEnd"/>
      <w:r>
        <w:t>(</w:t>
      </w:r>
      <w:proofErr w:type="gramEnd"/>
      <w:r>
        <w:t>"C:\\David\\Water balance\\Amphib_2018")</w:t>
      </w:r>
    </w:p>
    <w:p w14:paraId="24C41CED" w14:textId="77777777" w:rsidR="008B1C88" w:rsidRDefault="008B1C88" w:rsidP="008B1C88">
      <w:pPr>
        <w:spacing w:after="0" w:line="240" w:lineRule="auto"/>
      </w:pPr>
      <w:r>
        <w:lastRenderedPageBreak/>
        <w:t>write.csv(</w:t>
      </w:r>
      <w:proofErr w:type="spellStart"/>
      <w:r>
        <w:t>daily_append,"daily_append.csv</w:t>
      </w:r>
      <w:proofErr w:type="spellEnd"/>
      <w:r>
        <w:t>")</w:t>
      </w:r>
    </w:p>
    <w:p w14:paraId="724E5480" w14:textId="420CB5ED" w:rsidR="00DC0E2E" w:rsidRDefault="00DC0E2E" w:rsidP="00DC0E2E">
      <w:pPr>
        <w:spacing w:after="0" w:line="240" w:lineRule="auto"/>
      </w:pPr>
    </w:p>
    <w:p w14:paraId="7CAC0FA6" w14:textId="6FE1493D" w:rsidR="00DC0E2E" w:rsidRDefault="00DC0E2E" w:rsidP="00DC0E2E">
      <w:pPr>
        <w:spacing w:after="0" w:line="240" w:lineRule="auto"/>
      </w:pPr>
    </w:p>
    <w:p w14:paraId="766C4E22" w14:textId="604F7A28" w:rsidR="00DC0E2E" w:rsidRPr="00DC0E2E" w:rsidRDefault="00DC0E2E" w:rsidP="00DC0E2E">
      <w:pPr>
        <w:pStyle w:val="Heading1"/>
        <w:rPr>
          <w:b/>
        </w:rPr>
      </w:pPr>
      <w:bookmarkStart w:id="16" w:name="_Toc59183162"/>
      <w:r w:rsidRPr="00DC0E2E">
        <w:rPr>
          <w:b/>
        </w:rPr>
        <w:t>How to Obtain Soil Water Holding Capacity</w:t>
      </w:r>
      <w:r w:rsidR="00104312">
        <w:rPr>
          <w:b/>
        </w:rPr>
        <w:t xml:space="preserve"> in United States</w:t>
      </w:r>
      <w:bookmarkEnd w:id="16"/>
    </w:p>
    <w:p w14:paraId="33FE5694" w14:textId="77777777" w:rsidR="00DC0E2E" w:rsidRDefault="00B400C0" w:rsidP="00DC0E2E">
      <w:pPr>
        <w:spacing w:after="0" w:line="240" w:lineRule="auto"/>
      </w:pPr>
      <w:hyperlink r:id="rId16" w:history="1">
        <w:r w:rsidR="00DC0E2E" w:rsidRPr="0065289F">
          <w:rPr>
            <w:rStyle w:val="Hyperlink"/>
          </w:rPr>
          <w:t>https://gdg.sc.egov.usda.gov/</w:t>
        </w:r>
      </w:hyperlink>
    </w:p>
    <w:p w14:paraId="3F4C38B8" w14:textId="77777777" w:rsidR="00DC0E2E" w:rsidRDefault="00DC0E2E" w:rsidP="00DC0E2E">
      <w:pPr>
        <w:spacing w:after="0" w:line="240" w:lineRule="auto"/>
      </w:pPr>
    </w:p>
    <w:p w14:paraId="6A28B339" w14:textId="77777777" w:rsidR="00DC0E2E" w:rsidRDefault="00DC0E2E" w:rsidP="00DC0E2E">
      <w:pPr>
        <w:spacing w:after="0" w:line="240" w:lineRule="auto"/>
      </w:pPr>
      <w:r>
        <w:rPr>
          <w:noProof/>
        </w:rPr>
        <w:drawing>
          <wp:inline distT="0" distB="0" distL="0" distR="0" wp14:anchorId="5554BE98" wp14:editId="2F20C2A2">
            <wp:extent cx="2410811" cy="2641600"/>
            <wp:effectExtent l="0" t="0" r="889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11760" cy="2642640"/>
                    </a:xfrm>
                    <a:prstGeom prst="rect">
                      <a:avLst/>
                    </a:prstGeom>
                  </pic:spPr>
                </pic:pic>
              </a:graphicData>
            </a:graphic>
          </wp:inline>
        </w:drawing>
      </w:r>
    </w:p>
    <w:p w14:paraId="36707D61" w14:textId="77777777" w:rsidR="00DC0E2E" w:rsidRDefault="00DC0E2E" w:rsidP="00DC0E2E">
      <w:pPr>
        <w:spacing w:after="0" w:line="240" w:lineRule="auto"/>
      </w:pPr>
    </w:p>
    <w:p w14:paraId="1486CCC1" w14:textId="77777777" w:rsidR="00DC0E2E" w:rsidRDefault="00DC0E2E" w:rsidP="00DC0E2E">
      <w:pPr>
        <w:spacing w:after="0" w:line="240" w:lineRule="auto"/>
      </w:pPr>
      <w:r>
        <w:t>Click the Get Data button</w:t>
      </w:r>
    </w:p>
    <w:p w14:paraId="1269CBC7" w14:textId="77777777" w:rsidR="00DC0E2E" w:rsidRDefault="00DC0E2E" w:rsidP="00DC0E2E">
      <w:pPr>
        <w:spacing w:after="0" w:line="240" w:lineRule="auto"/>
      </w:pPr>
    </w:p>
    <w:p w14:paraId="7FBB4597" w14:textId="77777777" w:rsidR="00DC0E2E" w:rsidRDefault="00DC0E2E" w:rsidP="00DC0E2E">
      <w:pPr>
        <w:spacing w:after="0" w:line="240" w:lineRule="auto"/>
      </w:pPr>
      <w:proofErr w:type="spellStart"/>
      <w:proofErr w:type="gramStart"/>
      <w:r>
        <w:t>Where:Select</w:t>
      </w:r>
      <w:proofErr w:type="spellEnd"/>
      <w:proofErr w:type="gramEnd"/>
      <w:r>
        <w:t xml:space="preserve"> state and ONE single county – doesn’t matter which one, b/c entire state gets downloaded with every county level order</w:t>
      </w:r>
    </w:p>
    <w:p w14:paraId="4E69A9D1" w14:textId="77777777" w:rsidR="00DC0E2E" w:rsidRDefault="00DC0E2E" w:rsidP="00DC0E2E">
      <w:pPr>
        <w:spacing w:after="0" w:line="240" w:lineRule="auto"/>
      </w:pPr>
      <w:r>
        <w:rPr>
          <w:noProof/>
        </w:rPr>
        <w:drawing>
          <wp:inline distT="0" distB="0" distL="0" distR="0" wp14:anchorId="16D78C88" wp14:editId="6637026A">
            <wp:extent cx="3081989" cy="23622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83708" cy="2363518"/>
                    </a:xfrm>
                    <a:prstGeom prst="rect">
                      <a:avLst/>
                    </a:prstGeom>
                  </pic:spPr>
                </pic:pic>
              </a:graphicData>
            </a:graphic>
          </wp:inline>
        </w:drawing>
      </w:r>
    </w:p>
    <w:p w14:paraId="46A4896C" w14:textId="77777777" w:rsidR="00DC0E2E" w:rsidRDefault="00DC0E2E" w:rsidP="00DC0E2E">
      <w:pPr>
        <w:spacing w:after="0" w:line="240" w:lineRule="auto"/>
      </w:pPr>
    </w:p>
    <w:p w14:paraId="3138CD8D" w14:textId="77777777" w:rsidR="00DC0E2E" w:rsidRDefault="00DC0E2E" w:rsidP="00DC0E2E">
      <w:pPr>
        <w:spacing w:after="0" w:line="240" w:lineRule="auto"/>
      </w:pPr>
      <w:r>
        <w:t>Click submit selected counties</w:t>
      </w:r>
    </w:p>
    <w:p w14:paraId="6B32617A" w14:textId="77777777" w:rsidR="00DC0E2E" w:rsidRDefault="00DC0E2E" w:rsidP="00DC0E2E">
      <w:pPr>
        <w:spacing w:after="0" w:line="240" w:lineRule="auto"/>
      </w:pPr>
      <w:r>
        <w:t xml:space="preserve">WHAT: click </w:t>
      </w:r>
      <w:proofErr w:type="spellStart"/>
      <w:r>
        <w:t>gSSURGO</w:t>
      </w:r>
      <w:proofErr w:type="spellEnd"/>
    </w:p>
    <w:p w14:paraId="06D27B90" w14:textId="77777777" w:rsidR="00DC0E2E" w:rsidRDefault="00DC0E2E" w:rsidP="00DC0E2E">
      <w:pPr>
        <w:spacing w:after="0" w:line="240" w:lineRule="auto"/>
      </w:pPr>
      <w:r>
        <w:rPr>
          <w:noProof/>
        </w:rPr>
        <w:lastRenderedPageBreak/>
        <w:drawing>
          <wp:inline distT="0" distB="0" distL="0" distR="0" wp14:anchorId="67648182" wp14:editId="15C952BD">
            <wp:extent cx="3294043" cy="24828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94043" cy="2482850"/>
                    </a:xfrm>
                    <a:prstGeom prst="rect">
                      <a:avLst/>
                    </a:prstGeom>
                  </pic:spPr>
                </pic:pic>
              </a:graphicData>
            </a:graphic>
          </wp:inline>
        </w:drawing>
      </w:r>
    </w:p>
    <w:p w14:paraId="53DAE8B3" w14:textId="77777777" w:rsidR="00DC0E2E" w:rsidRDefault="00DC0E2E" w:rsidP="00DC0E2E">
      <w:pPr>
        <w:spacing w:after="0" w:line="240" w:lineRule="auto"/>
      </w:pPr>
    </w:p>
    <w:p w14:paraId="101E0D5F" w14:textId="77777777" w:rsidR="00DC0E2E" w:rsidRDefault="00DC0E2E" w:rsidP="00DC0E2E">
      <w:pPr>
        <w:spacing w:after="0" w:line="240" w:lineRule="auto"/>
      </w:pPr>
      <w:r>
        <w:t xml:space="preserve"> HOW: select FTP</w:t>
      </w:r>
    </w:p>
    <w:p w14:paraId="6BF3B007" w14:textId="77777777" w:rsidR="00DC0E2E" w:rsidRDefault="00DC0E2E" w:rsidP="00DC0E2E">
      <w:pPr>
        <w:spacing w:after="0" w:line="240" w:lineRule="auto"/>
      </w:pPr>
      <w:r>
        <w:rPr>
          <w:noProof/>
        </w:rPr>
        <w:drawing>
          <wp:inline distT="0" distB="0" distL="0" distR="0" wp14:anchorId="6777CF76" wp14:editId="7A5EC18C">
            <wp:extent cx="3351465" cy="253365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51465" cy="2533650"/>
                    </a:xfrm>
                    <a:prstGeom prst="rect">
                      <a:avLst/>
                    </a:prstGeom>
                  </pic:spPr>
                </pic:pic>
              </a:graphicData>
            </a:graphic>
          </wp:inline>
        </w:drawing>
      </w:r>
    </w:p>
    <w:p w14:paraId="7EB4F76C" w14:textId="77777777" w:rsidR="00DC0E2E" w:rsidRDefault="00DC0E2E" w:rsidP="00DC0E2E">
      <w:pPr>
        <w:spacing w:after="0" w:line="240" w:lineRule="auto"/>
      </w:pPr>
    </w:p>
    <w:p w14:paraId="7F84E63D" w14:textId="77777777" w:rsidR="00DC0E2E" w:rsidRDefault="00DC0E2E" w:rsidP="00DC0E2E">
      <w:pPr>
        <w:spacing w:after="0" w:line="240" w:lineRule="auto"/>
      </w:pPr>
      <w:r>
        <w:t>Enter personal info on next screen</w:t>
      </w:r>
    </w:p>
    <w:p w14:paraId="2881A3AE" w14:textId="77777777" w:rsidR="00DC0E2E" w:rsidRDefault="00DC0E2E" w:rsidP="00DC0E2E">
      <w:pPr>
        <w:spacing w:after="0" w:line="240" w:lineRule="auto"/>
      </w:pPr>
      <w:r>
        <w:rPr>
          <w:noProof/>
        </w:rPr>
        <w:drawing>
          <wp:inline distT="0" distB="0" distL="0" distR="0" wp14:anchorId="20341657" wp14:editId="0949D276">
            <wp:extent cx="3006908" cy="23114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08999" cy="2313007"/>
                    </a:xfrm>
                    <a:prstGeom prst="rect">
                      <a:avLst/>
                    </a:prstGeom>
                  </pic:spPr>
                </pic:pic>
              </a:graphicData>
            </a:graphic>
          </wp:inline>
        </w:drawing>
      </w:r>
    </w:p>
    <w:p w14:paraId="107104E2" w14:textId="77777777" w:rsidR="00DC0E2E" w:rsidRDefault="00DC0E2E" w:rsidP="00DC0E2E">
      <w:pPr>
        <w:spacing w:after="0" w:line="240" w:lineRule="auto"/>
      </w:pPr>
    </w:p>
    <w:p w14:paraId="5AD50E31" w14:textId="77777777" w:rsidR="00DC0E2E" w:rsidRDefault="00DC0E2E" w:rsidP="00DC0E2E">
      <w:pPr>
        <w:spacing w:after="0" w:line="240" w:lineRule="auto"/>
      </w:pPr>
      <w:r>
        <w:lastRenderedPageBreak/>
        <w:t>Click “Place Order” then when e-mail arrives click link to download the file.</w:t>
      </w:r>
    </w:p>
    <w:p w14:paraId="3A8E6191" w14:textId="54222A9A" w:rsidR="00DC0E2E" w:rsidRDefault="00DC0E2E" w:rsidP="00DC0E2E">
      <w:pPr>
        <w:spacing w:after="0" w:line="240" w:lineRule="auto"/>
      </w:pPr>
      <w:r>
        <w:t>Save the file and then Unzip file contents.</w:t>
      </w:r>
    </w:p>
    <w:p w14:paraId="3DC935DB" w14:textId="014649EE" w:rsidR="00EC1E04" w:rsidRDefault="00EC1E04" w:rsidP="00DC0E2E">
      <w:pPr>
        <w:spacing w:after="0" w:line="240" w:lineRule="auto"/>
      </w:pPr>
      <w:r>
        <w:t>Add MapunitRaster_UT_10m to your ArcMap project.  It’s the key to finding soil properties data in the file geodatabase for your state.</w:t>
      </w:r>
    </w:p>
    <w:p w14:paraId="5287BCFB" w14:textId="77777777" w:rsidR="000F0DDA" w:rsidRDefault="000F0DDA" w:rsidP="00DC0E2E">
      <w:pPr>
        <w:spacing w:after="0" w:line="240" w:lineRule="auto"/>
      </w:pPr>
    </w:p>
    <w:p w14:paraId="72EF0DDA" w14:textId="1A2623EC" w:rsidR="000F0DDA" w:rsidRDefault="000F0DDA" w:rsidP="00DC0E2E">
      <w:pPr>
        <w:spacing w:after="0" w:line="240" w:lineRule="auto"/>
      </w:pPr>
      <w:r>
        <w:t xml:space="preserve">The Soil Data Management Toolbox for ArcGIS makes it possible to extract soil data you need to run the water balance model.  </w:t>
      </w:r>
    </w:p>
    <w:p w14:paraId="0DA673BF" w14:textId="2B2C9CB6" w:rsidR="00C85219" w:rsidRDefault="00C85219" w:rsidP="00DC0E2E">
      <w:pPr>
        <w:spacing w:after="0" w:line="240" w:lineRule="auto"/>
      </w:pPr>
      <w:r>
        <w:t>Documentation for the Toolbox can be found here.</w:t>
      </w:r>
    </w:p>
    <w:p w14:paraId="6984A943" w14:textId="77A7B123" w:rsidR="00C85219" w:rsidRDefault="00C85219" w:rsidP="00DC0E2E">
      <w:pPr>
        <w:spacing w:after="0" w:line="240" w:lineRule="auto"/>
      </w:pPr>
      <w:proofErr w:type="gramStart"/>
      <w:r w:rsidRPr="00C85219">
        <w:t>https://www.bing.com/search?q=Soil+Data+Management+Toolbox&amp;cvid=27b9d09966ff47eba4cbbdb435bc1ea3&amp;aqs=edge..</w:t>
      </w:r>
      <w:proofErr w:type="gramEnd"/>
      <w:r w:rsidRPr="00C85219">
        <w:t>69i57j69i59.1801j0j4&amp;FORM=ANAB01&amp;PC=U531</w:t>
      </w:r>
    </w:p>
    <w:p w14:paraId="06359F75" w14:textId="77777777" w:rsidR="00C85219" w:rsidRDefault="00C85219" w:rsidP="00DC0E2E">
      <w:pPr>
        <w:spacing w:after="0" w:line="240" w:lineRule="auto"/>
      </w:pPr>
    </w:p>
    <w:p w14:paraId="443CE159" w14:textId="1BCB942B" w:rsidR="000F0DDA" w:rsidRDefault="000F0DDA" w:rsidP="00DC0E2E">
      <w:pPr>
        <w:spacing w:after="0" w:line="240" w:lineRule="auto"/>
      </w:pPr>
      <w:r>
        <w:t xml:space="preserve">Download the model </w:t>
      </w:r>
      <w:r w:rsidR="00510110">
        <w:t>from</w:t>
      </w:r>
    </w:p>
    <w:p w14:paraId="6BBAF3F0" w14:textId="5CA12695" w:rsidR="00C85219" w:rsidRDefault="00B400C0" w:rsidP="00DC0E2E">
      <w:pPr>
        <w:spacing w:after="0" w:line="240" w:lineRule="auto"/>
      </w:pPr>
      <w:hyperlink r:id="rId22" w:history="1">
        <w:r w:rsidR="00C85219" w:rsidRPr="008A7CD4">
          <w:rPr>
            <w:rStyle w:val="Hyperlink"/>
          </w:rPr>
          <w:t>https://github.com/ncss-tech/SoilDataDevelopmentToolbox/archive/master.zip</w:t>
        </w:r>
      </w:hyperlink>
    </w:p>
    <w:p w14:paraId="48510072" w14:textId="7B75A788" w:rsidR="00C85219" w:rsidRDefault="00C85219" w:rsidP="00DC0E2E">
      <w:pPr>
        <w:spacing w:after="0" w:line="240" w:lineRule="auto"/>
      </w:pPr>
      <w:r>
        <w:t>to this location so ArcMap can find it.</w:t>
      </w:r>
    </w:p>
    <w:p w14:paraId="1A5715F8" w14:textId="6890BB8C" w:rsidR="000F0DDA" w:rsidRDefault="000F0DDA" w:rsidP="00DC0E2E">
      <w:pPr>
        <w:spacing w:after="0" w:line="240" w:lineRule="auto"/>
      </w:pPr>
      <w:r w:rsidRPr="000F0DDA">
        <w:t>C:\Users\dthoma\AppData\Roaming\Esri\Desktop10.7\ArcToolbox\My Toolboxes</w:t>
      </w:r>
    </w:p>
    <w:p w14:paraId="4CA3AD75" w14:textId="77777777" w:rsidR="00C85219" w:rsidRDefault="00C85219" w:rsidP="00DC0E2E">
      <w:pPr>
        <w:spacing w:after="0" w:line="240" w:lineRule="auto"/>
      </w:pPr>
    </w:p>
    <w:p w14:paraId="1377D3D0" w14:textId="6BA8FAA0" w:rsidR="000F0DDA" w:rsidRDefault="000F0DDA" w:rsidP="00DC0E2E">
      <w:pPr>
        <w:spacing w:after="0" w:line="240" w:lineRule="auto"/>
      </w:pPr>
      <w:r>
        <w:t>Unzip it</w:t>
      </w:r>
    </w:p>
    <w:p w14:paraId="7D10E98C" w14:textId="05D024C1" w:rsidR="000F0DDA" w:rsidRDefault="000F0DDA" w:rsidP="00DC0E2E">
      <w:pPr>
        <w:spacing w:after="0" w:line="240" w:lineRule="auto"/>
      </w:pPr>
      <w:r>
        <w:t xml:space="preserve">Open </w:t>
      </w:r>
      <w:proofErr w:type="spellStart"/>
      <w:r>
        <w:t>Arctoolbox</w:t>
      </w:r>
      <w:proofErr w:type="spellEnd"/>
      <w:r>
        <w:t xml:space="preserve"> in ArcMap, in the Toolbox window right click on </w:t>
      </w:r>
      <w:proofErr w:type="spellStart"/>
      <w:r>
        <w:t>ArcToolbox</w:t>
      </w:r>
      <w:proofErr w:type="spellEnd"/>
      <w:r>
        <w:t>, then click Add Toolbox.</w:t>
      </w:r>
    </w:p>
    <w:p w14:paraId="1D1EB876" w14:textId="3AF793B4" w:rsidR="000F0DDA" w:rsidRDefault="000F0DDA" w:rsidP="00DC0E2E">
      <w:pPr>
        <w:spacing w:after="0" w:line="240" w:lineRule="auto"/>
      </w:pPr>
      <w:r>
        <w:t xml:space="preserve">The Soil Data Development Toolbox should now appear in your </w:t>
      </w:r>
      <w:proofErr w:type="spellStart"/>
      <w:r>
        <w:t>ArcToolbox</w:t>
      </w:r>
      <w:proofErr w:type="spellEnd"/>
      <w:r>
        <w:t xml:space="preserve"> options.</w:t>
      </w:r>
    </w:p>
    <w:p w14:paraId="46EA4086" w14:textId="075C8453" w:rsidR="000F0DDA" w:rsidRDefault="000F0DDA" w:rsidP="00DC0E2E">
      <w:pPr>
        <w:spacing w:after="0" w:line="240" w:lineRule="auto"/>
      </w:pPr>
      <w:r>
        <w:t xml:space="preserve">Click it, then click </w:t>
      </w:r>
      <w:proofErr w:type="spellStart"/>
      <w:r>
        <w:t>gSSURGO</w:t>
      </w:r>
      <w:proofErr w:type="spellEnd"/>
      <w:r>
        <w:t xml:space="preserve"> Mapping Toolset, then click </w:t>
      </w:r>
      <w:r w:rsidR="00EC1E04">
        <w:t>Create Soil Map.</w:t>
      </w:r>
    </w:p>
    <w:p w14:paraId="034D1203" w14:textId="4F333DDA" w:rsidR="00EC1E04" w:rsidRDefault="00EC1E04" w:rsidP="00DC0E2E">
      <w:pPr>
        <w:spacing w:after="0" w:line="240" w:lineRule="auto"/>
      </w:pPr>
      <w:r>
        <w:t xml:space="preserve">Fill out the </w:t>
      </w:r>
      <w:proofErr w:type="gramStart"/>
      <w:r>
        <w:t>drop down</w:t>
      </w:r>
      <w:proofErr w:type="gramEnd"/>
      <w:r>
        <w:t xml:space="preserve"> menu options as needed to obtain properties as needed.</w:t>
      </w:r>
    </w:p>
    <w:p w14:paraId="7BD8C269" w14:textId="15267968" w:rsidR="00EC1E04" w:rsidRDefault="00EC1E04" w:rsidP="00DC0E2E">
      <w:pPr>
        <w:spacing w:after="0" w:line="240" w:lineRule="auto"/>
      </w:pPr>
      <w:r>
        <w:rPr>
          <w:noProof/>
        </w:rPr>
        <w:lastRenderedPageBreak/>
        <w:drawing>
          <wp:inline distT="0" distB="0" distL="0" distR="0" wp14:anchorId="000C423B" wp14:editId="715594CB">
            <wp:extent cx="5667375" cy="6515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375" cy="6515100"/>
                    </a:xfrm>
                    <a:prstGeom prst="rect">
                      <a:avLst/>
                    </a:prstGeom>
                  </pic:spPr>
                </pic:pic>
              </a:graphicData>
            </a:graphic>
          </wp:inline>
        </w:drawing>
      </w:r>
    </w:p>
    <w:p w14:paraId="033D9308" w14:textId="6C3E427A" w:rsidR="00EC1E04" w:rsidRDefault="00EC1E04" w:rsidP="00DC0E2E">
      <w:pPr>
        <w:spacing w:after="0" w:line="240" w:lineRule="auto"/>
      </w:pPr>
    </w:p>
    <w:p w14:paraId="2B892619" w14:textId="47875D7B" w:rsidR="00EC1E04" w:rsidRDefault="00EC1E04" w:rsidP="00DC0E2E">
      <w:pPr>
        <w:spacing w:after="0" w:line="240" w:lineRule="auto"/>
      </w:pPr>
    </w:p>
    <w:p w14:paraId="2F1A0DB4" w14:textId="158C79F3" w:rsidR="00EC1E04" w:rsidRDefault="00EC1E04" w:rsidP="00DC0E2E">
      <w:pPr>
        <w:spacing w:after="0" w:line="240" w:lineRule="auto"/>
      </w:pPr>
    </w:p>
    <w:p w14:paraId="492F24A9" w14:textId="309E48E1" w:rsidR="00EC1E04" w:rsidRDefault="00EC1E04" w:rsidP="00DC0E2E">
      <w:pPr>
        <w:spacing w:after="0" w:line="240" w:lineRule="auto"/>
      </w:pPr>
    </w:p>
    <w:p w14:paraId="435E9F47" w14:textId="201141D5" w:rsidR="00EC1E04" w:rsidRDefault="00EC1E04" w:rsidP="00DC0E2E">
      <w:pPr>
        <w:spacing w:after="0" w:line="240" w:lineRule="auto"/>
      </w:pPr>
    </w:p>
    <w:p w14:paraId="51175674" w14:textId="77777777" w:rsidR="00EC1E04" w:rsidRDefault="00EC1E04" w:rsidP="00DC0E2E">
      <w:pPr>
        <w:spacing w:after="0" w:line="240" w:lineRule="auto"/>
      </w:pPr>
    </w:p>
    <w:p w14:paraId="55A272FD" w14:textId="77777777" w:rsidR="00EC1E04" w:rsidRDefault="00EC1E04" w:rsidP="00DC0E2E">
      <w:pPr>
        <w:spacing w:after="0" w:line="240" w:lineRule="auto"/>
      </w:pPr>
    </w:p>
    <w:p w14:paraId="2B128043" w14:textId="77777777" w:rsidR="000F0DDA" w:rsidRDefault="000F0DDA" w:rsidP="00DC0E2E">
      <w:pPr>
        <w:spacing w:after="0" w:line="240" w:lineRule="auto"/>
      </w:pPr>
    </w:p>
    <w:p w14:paraId="0341C382" w14:textId="77777777" w:rsidR="00DC0E2E" w:rsidRDefault="00DC0E2E" w:rsidP="00DC0E2E">
      <w:pPr>
        <w:spacing w:after="0" w:line="240" w:lineRule="auto"/>
      </w:pPr>
      <w:r>
        <w:t xml:space="preserve">Using the User Guide that comes with the </w:t>
      </w:r>
      <w:proofErr w:type="spellStart"/>
      <w:r>
        <w:t>gSSURGO</w:t>
      </w:r>
      <w:proofErr w:type="spellEnd"/>
      <w:r>
        <w:t xml:space="preserve"> data </w:t>
      </w:r>
    </w:p>
    <w:p w14:paraId="0CF5FED0" w14:textId="77777777" w:rsidR="00DC0E2E" w:rsidRDefault="00DC0E2E" w:rsidP="00DC0E2E">
      <w:pPr>
        <w:spacing w:after="0" w:line="240" w:lineRule="auto"/>
      </w:pPr>
    </w:p>
    <w:p w14:paraId="543D27F6" w14:textId="77777777" w:rsidR="00DC0E2E" w:rsidRDefault="00DC0E2E" w:rsidP="00DC0E2E">
      <w:pPr>
        <w:spacing w:after="0" w:line="240" w:lineRule="auto"/>
      </w:pPr>
      <w:r>
        <w:lastRenderedPageBreak/>
        <w:t>NOTE: Start on page 14 and follow instructions until page 22 where you join table info to your map.</w:t>
      </w:r>
    </w:p>
    <w:p w14:paraId="4932F441" w14:textId="77777777" w:rsidR="00DC0E2E" w:rsidRDefault="00DC0E2E" w:rsidP="00DC0E2E">
      <w:pPr>
        <w:spacing w:after="0" w:line="240" w:lineRule="auto"/>
      </w:pPr>
      <w:r>
        <w:t xml:space="preserve">Where it says “…browse to </w:t>
      </w:r>
      <w:proofErr w:type="spellStart"/>
      <w:r>
        <w:t>muaggat</w:t>
      </w:r>
      <w:proofErr w:type="spellEnd"/>
      <w:r>
        <w:t xml:space="preserve">” you want to find the </w:t>
      </w:r>
      <w:proofErr w:type="spellStart"/>
      <w:r>
        <w:t>Valu</w:t>
      </w:r>
      <w:proofErr w:type="spellEnd"/>
      <w:r>
        <w:t xml:space="preserve"> path that you unzipped earlier then select Valu1 for the Join Table.  Valu1 described on </w:t>
      </w:r>
      <w:proofErr w:type="spellStart"/>
      <w:r>
        <w:t>pg</w:t>
      </w:r>
      <w:proofErr w:type="spellEnd"/>
      <w:r>
        <w:t xml:space="preserve"> 11 in User Guide.  </w:t>
      </w:r>
    </w:p>
    <w:p w14:paraId="42D141BF" w14:textId="77777777" w:rsidR="00DC0E2E" w:rsidRDefault="00DC0E2E" w:rsidP="00DC0E2E">
      <w:pPr>
        <w:spacing w:after="0" w:line="240" w:lineRule="auto"/>
      </w:pPr>
      <w:r>
        <w:rPr>
          <w:noProof/>
        </w:rPr>
        <w:drawing>
          <wp:inline distT="0" distB="0" distL="0" distR="0" wp14:anchorId="701BBDF3" wp14:editId="7352FF3F">
            <wp:extent cx="4240752" cy="534670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41112" cy="5347153"/>
                    </a:xfrm>
                    <a:prstGeom prst="rect">
                      <a:avLst/>
                    </a:prstGeom>
                  </pic:spPr>
                </pic:pic>
              </a:graphicData>
            </a:graphic>
          </wp:inline>
        </w:drawing>
      </w:r>
    </w:p>
    <w:p w14:paraId="70D417F2" w14:textId="77777777" w:rsidR="00DC0E2E" w:rsidRDefault="00DC0E2E" w:rsidP="00DC0E2E">
      <w:pPr>
        <w:spacing w:after="0" w:line="240" w:lineRule="auto"/>
      </w:pPr>
    </w:p>
    <w:p w14:paraId="13A79DC5" w14:textId="77777777" w:rsidR="00DC0E2E" w:rsidRDefault="00DC0E2E" w:rsidP="00DC0E2E">
      <w:pPr>
        <w:spacing w:after="0" w:line="240" w:lineRule="auto"/>
      </w:pPr>
      <w:r>
        <w:t xml:space="preserve">For this water balance model select Valu1 fields 0-100; 0-150 and 0-999.  The last one gives the water holding capacity for the entire soil profile and will be greater for soils that don’t have bedrock at shallow depths.  </w:t>
      </w:r>
    </w:p>
    <w:p w14:paraId="205C55FA" w14:textId="77777777" w:rsidR="00DC0E2E" w:rsidRDefault="00DC0E2E" w:rsidP="00DC0E2E">
      <w:pPr>
        <w:spacing w:after="0" w:line="240" w:lineRule="auto"/>
      </w:pPr>
    </w:p>
    <w:p w14:paraId="115B0F45" w14:textId="77777777" w:rsidR="00DC0E2E" w:rsidRDefault="00DC0E2E" w:rsidP="00DC0E2E">
      <w:pPr>
        <w:spacing w:after="0" w:line="240" w:lineRule="auto"/>
      </w:pPr>
    </w:p>
    <w:p w14:paraId="6D658D6D" w14:textId="77777777" w:rsidR="00DC0E2E" w:rsidRDefault="00DC0E2E" w:rsidP="00DC0E2E">
      <w:pPr>
        <w:spacing w:after="0" w:line="240" w:lineRule="auto"/>
      </w:pPr>
    </w:p>
    <w:p w14:paraId="6BEF73C0" w14:textId="77777777" w:rsidR="00DC0E2E" w:rsidRDefault="00DC0E2E" w:rsidP="00DC0E2E">
      <w:pPr>
        <w:spacing w:after="0" w:line="240" w:lineRule="auto"/>
      </w:pPr>
    </w:p>
    <w:p w14:paraId="5C386EFB" w14:textId="77777777" w:rsidR="00DC0E2E" w:rsidRDefault="00DC0E2E" w:rsidP="00DC0E2E">
      <w:pPr>
        <w:spacing w:after="0" w:line="240" w:lineRule="auto"/>
      </w:pPr>
    </w:p>
    <w:p w14:paraId="7C06721D" w14:textId="77777777" w:rsidR="00DC0E2E" w:rsidRDefault="00DC0E2E" w:rsidP="00DC0E2E">
      <w:pPr>
        <w:spacing w:after="0" w:line="240" w:lineRule="auto"/>
      </w:pPr>
      <w:r>
        <w:t>Edit layer properties to display WHC by category.</w:t>
      </w:r>
    </w:p>
    <w:p w14:paraId="1E54C80F" w14:textId="77777777" w:rsidR="00DC0E2E" w:rsidRDefault="00DC0E2E" w:rsidP="00DC0E2E">
      <w:pPr>
        <w:spacing w:after="0" w:line="240" w:lineRule="auto"/>
      </w:pPr>
    </w:p>
    <w:p w14:paraId="358BB54D" w14:textId="77777777" w:rsidR="00DC0E2E" w:rsidRDefault="00DC0E2E" w:rsidP="00DC0E2E">
      <w:pPr>
        <w:spacing w:after="0" w:line="240" w:lineRule="auto"/>
      </w:pPr>
      <w:r>
        <w:rPr>
          <w:noProof/>
        </w:rPr>
        <w:lastRenderedPageBreak/>
        <w:drawing>
          <wp:inline distT="0" distB="0" distL="0" distR="0" wp14:anchorId="52170A59" wp14:editId="58F4D8EA">
            <wp:extent cx="3573252" cy="249555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73252" cy="2495550"/>
                    </a:xfrm>
                    <a:prstGeom prst="rect">
                      <a:avLst/>
                    </a:prstGeom>
                  </pic:spPr>
                </pic:pic>
              </a:graphicData>
            </a:graphic>
          </wp:inline>
        </w:drawing>
      </w:r>
    </w:p>
    <w:p w14:paraId="4BB71A3F" w14:textId="77777777" w:rsidR="00DC0E2E" w:rsidRDefault="00DC0E2E" w:rsidP="00DC0E2E">
      <w:pPr>
        <w:spacing w:after="0" w:line="240" w:lineRule="auto"/>
      </w:pPr>
    </w:p>
    <w:p w14:paraId="4A76C378" w14:textId="77777777" w:rsidR="00DC0E2E" w:rsidRDefault="00DC0E2E" w:rsidP="00DC0E2E">
      <w:pPr>
        <w:spacing w:after="0" w:line="240" w:lineRule="auto"/>
      </w:pPr>
      <w:r>
        <w:t>In Fields select Primary display field “aws0_999”</w:t>
      </w:r>
    </w:p>
    <w:p w14:paraId="4935B19A" w14:textId="77777777" w:rsidR="00DC0E2E" w:rsidRDefault="00DC0E2E" w:rsidP="00DC0E2E">
      <w:pPr>
        <w:spacing w:after="0" w:line="240" w:lineRule="auto"/>
      </w:pPr>
    </w:p>
    <w:p w14:paraId="2BEB4713" w14:textId="77777777" w:rsidR="00DC0E2E" w:rsidRDefault="00DC0E2E" w:rsidP="00DC0E2E">
      <w:pPr>
        <w:spacing w:after="0" w:line="240" w:lineRule="auto"/>
      </w:pPr>
      <w:r>
        <w:rPr>
          <w:noProof/>
        </w:rPr>
        <w:drawing>
          <wp:inline distT="0" distB="0" distL="0" distR="0" wp14:anchorId="44326804" wp14:editId="5CCD4794">
            <wp:extent cx="3606800" cy="246772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09054" cy="2469271"/>
                    </a:xfrm>
                    <a:prstGeom prst="rect">
                      <a:avLst/>
                    </a:prstGeom>
                  </pic:spPr>
                </pic:pic>
              </a:graphicData>
            </a:graphic>
          </wp:inline>
        </w:drawing>
      </w:r>
    </w:p>
    <w:p w14:paraId="7C126D7B" w14:textId="77777777" w:rsidR="00DC0E2E" w:rsidRDefault="00DC0E2E" w:rsidP="00DC0E2E">
      <w:pPr>
        <w:spacing w:after="0" w:line="240" w:lineRule="auto"/>
      </w:pPr>
    </w:p>
    <w:p w14:paraId="69FEEFC2" w14:textId="77777777" w:rsidR="00DC0E2E" w:rsidRDefault="00DC0E2E" w:rsidP="00DC0E2E">
      <w:pPr>
        <w:spacing w:after="0" w:line="240" w:lineRule="auto"/>
      </w:pPr>
    </w:p>
    <w:p w14:paraId="7440CADA" w14:textId="77777777" w:rsidR="00DC0E2E" w:rsidRDefault="00DC0E2E" w:rsidP="00DC0E2E">
      <w:pPr>
        <w:spacing w:after="0" w:line="240" w:lineRule="auto"/>
      </w:pPr>
      <w:r>
        <w:t>Edit Symbology to create colored categories of WHC.  Edit into different ranges as needed for consistency across states.  After completing the first one import symbology from it to the others to save time.</w:t>
      </w:r>
    </w:p>
    <w:p w14:paraId="74B3042E" w14:textId="77777777" w:rsidR="00DC0E2E" w:rsidRDefault="00DC0E2E" w:rsidP="00DC0E2E">
      <w:pPr>
        <w:spacing w:after="0" w:line="240" w:lineRule="auto"/>
      </w:pPr>
    </w:p>
    <w:p w14:paraId="12B443A3" w14:textId="77777777" w:rsidR="00DC0E2E" w:rsidRDefault="00DC0E2E" w:rsidP="00DC0E2E">
      <w:pPr>
        <w:spacing w:after="0" w:line="240" w:lineRule="auto"/>
      </w:pPr>
      <w:r>
        <w:rPr>
          <w:noProof/>
        </w:rPr>
        <w:lastRenderedPageBreak/>
        <w:drawing>
          <wp:inline distT="0" distB="0" distL="0" distR="0" wp14:anchorId="4A3FE8B5" wp14:editId="10CF4FD5">
            <wp:extent cx="3732114" cy="25590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32114" cy="2559050"/>
                    </a:xfrm>
                    <a:prstGeom prst="rect">
                      <a:avLst/>
                    </a:prstGeom>
                  </pic:spPr>
                </pic:pic>
              </a:graphicData>
            </a:graphic>
          </wp:inline>
        </w:drawing>
      </w:r>
    </w:p>
    <w:p w14:paraId="28937F7C" w14:textId="77777777" w:rsidR="00DC0E2E" w:rsidRDefault="00DC0E2E" w:rsidP="00DC0E2E">
      <w:pPr>
        <w:spacing w:after="0" w:line="240" w:lineRule="auto"/>
      </w:pPr>
    </w:p>
    <w:p w14:paraId="3D8E8586" w14:textId="77777777" w:rsidR="00DC0E2E" w:rsidRDefault="00DC0E2E" w:rsidP="00DC0E2E">
      <w:pPr>
        <w:spacing w:after="0" w:line="240" w:lineRule="auto"/>
      </w:pPr>
      <w:r>
        <w:t xml:space="preserve">Click Classify button to view different options for classification.  </w:t>
      </w:r>
    </w:p>
    <w:p w14:paraId="1FA5387A" w14:textId="77777777" w:rsidR="00DC0E2E" w:rsidRDefault="00DC0E2E" w:rsidP="00DC0E2E">
      <w:pPr>
        <w:spacing w:after="0" w:line="240" w:lineRule="auto"/>
      </w:pPr>
      <w:r>
        <w:t>Select Defined Interval and choose Interval size.</w:t>
      </w:r>
    </w:p>
    <w:p w14:paraId="20746F26" w14:textId="77777777" w:rsidR="00DC0E2E" w:rsidRDefault="00DC0E2E" w:rsidP="00DC0E2E">
      <w:pPr>
        <w:spacing w:after="0" w:line="240" w:lineRule="auto"/>
      </w:pPr>
    </w:p>
    <w:p w14:paraId="2DD8BB94" w14:textId="77777777" w:rsidR="00DC0E2E" w:rsidRDefault="00DC0E2E" w:rsidP="00DC0E2E">
      <w:pPr>
        <w:spacing w:after="0" w:line="240" w:lineRule="auto"/>
      </w:pPr>
      <w:r>
        <w:rPr>
          <w:noProof/>
        </w:rPr>
        <w:drawing>
          <wp:inline distT="0" distB="0" distL="0" distR="0" wp14:anchorId="7C365D51" wp14:editId="4CA6DC71">
            <wp:extent cx="3733800" cy="30353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35513" cy="3036709"/>
                    </a:xfrm>
                    <a:prstGeom prst="rect">
                      <a:avLst/>
                    </a:prstGeom>
                  </pic:spPr>
                </pic:pic>
              </a:graphicData>
            </a:graphic>
          </wp:inline>
        </w:drawing>
      </w:r>
    </w:p>
    <w:p w14:paraId="6EA0EE23" w14:textId="77777777" w:rsidR="00DC0E2E" w:rsidRDefault="00DC0E2E" w:rsidP="00DC0E2E">
      <w:pPr>
        <w:spacing w:after="0" w:line="240" w:lineRule="auto"/>
      </w:pPr>
    </w:p>
    <w:p w14:paraId="2EDC9898" w14:textId="77777777" w:rsidR="00DC0E2E" w:rsidRDefault="00DC0E2E" w:rsidP="00DC0E2E">
      <w:pPr>
        <w:spacing w:after="0" w:line="240" w:lineRule="auto"/>
      </w:pPr>
    </w:p>
    <w:p w14:paraId="5FD6DE00" w14:textId="77777777" w:rsidR="00DC0E2E" w:rsidRDefault="00DC0E2E" w:rsidP="00DC0E2E">
      <w:pPr>
        <w:spacing w:after="0" w:line="240" w:lineRule="auto"/>
      </w:pPr>
    </w:p>
    <w:p w14:paraId="510F9D96" w14:textId="77777777" w:rsidR="00DC0E2E" w:rsidRDefault="00DC0E2E" w:rsidP="00DC0E2E">
      <w:pPr>
        <w:spacing w:after="0" w:line="240" w:lineRule="auto"/>
      </w:pPr>
    </w:p>
    <w:p w14:paraId="5F1D596F" w14:textId="77777777" w:rsidR="00DC0E2E" w:rsidRDefault="00DC0E2E" w:rsidP="00DC0E2E">
      <w:pPr>
        <w:spacing w:after="0" w:line="240" w:lineRule="auto"/>
        <w:rPr>
          <w:sz w:val="32"/>
        </w:rPr>
      </w:pPr>
      <w:r w:rsidRPr="00AB3DF2">
        <w:rPr>
          <w:sz w:val="32"/>
        </w:rPr>
        <w:t xml:space="preserve">Slope and aspect </w:t>
      </w:r>
    </w:p>
    <w:p w14:paraId="03FCDE48" w14:textId="77777777" w:rsidR="00DC0E2E" w:rsidRDefault="00DC0E2E" w:rsidP="00DC0E2E">
      <w:pPr>
        <w:spacing w:after="0" w:line="240" w:lineRule="auto"/>
      </w:pPr>
      <w:r>
        <w:t>Create from a 30m DEM for the western U.S.  This processing was done overnight in R using the following script (projection stuff not quite right at the moment-see work around below).</w:t>
      </w:r>
    </w:p>
    <w:p w14:paraId="16E8134D" w14:textId="77777777" w:rsidR="00DC0E2E" w:rsidRDefault="00DC0E2E" w:rsidP="00DC0E2E">
      <w:pPr>
        <w:spacing w:after="0" w:line="240" w:lineRule="auto"/>
      </w:pPr>
    </w:p>
    <w:p w14:paraId="60392BB7" w14:textId="77777777" w:rsidR="00DC0E2E" w:rsidRDefault="00DC0E2E" w:rsidP="00DC0E2E">
      <w:pPr>
        <w:spacing w:after="0" w:line="240" w:lineRule="auto"/>
        <w:ind w:left="720"/>
      </w:pPr>
      <w:r>
        <w:t>library(raster)</w:t>
      </w:r>
    </w:p>
    <w:p w14:paraId="0C4EF4E8" w14:textId="77777777" w:rsidR="00DC0E2E" w:rsidRDefault="00DC0E2E" w:rsidP="00DC0E2E">
      <w:pPr>
        <w:spacing w:after="0" w:line="240" w:lineRule="auto"/>
        <w:ind w:left="720"/>
      </w:pPr>
      <w:proofErr w:type="spellStart"/>
      <w:r>
        <w:t>setwd</w:t>
      </w:r>
      <w:proofErr w:type="spellEnd"/>
      <w:r>
        <w:t>("N:/ElevationData/")</w:t>
      </w:r>
    </w:p>
    <w:p w14:paraId="4C163190" w14:textId="77777777" w:rsidR="00DC0E2E" w:rsidRDefault="00DC0E2E" w:rsidP="00DC0E2E">
      <w:pPr>
        <w:spacing w:after="0" w:line="240" w:lineRule="auto"/>
        <w:ind w:left="720"/>
      </w:pPr>
      <w:r>
        <w:lastRenderedPageBreak/>
        <w:t xml:space="preserve"> ## Not run:</w:t>
      </w:r>
    </w:p>
    <w:p w14:paraId="0A782D85" w14:textId="77777777" w:rsidR="00DC0E2E" w:rsidRDefault="00DC0E2E" w:rsidP="00DC0E2E">
      <w:pPr>
        <w:spacing w:after="0" w:line="240" w:lineRule="auto"/>
        <w:ind w:left="720"/>
      </w:pPr>
      <w:r>
        <w:t>elevation &lt;- raster("westus_elev3")</w:t>
      </w:r>
    </w:p>
    <w:p w14:paraId="3F76F061" w14:textId="77777777" w:rsidR="00DC0E2E" w:rsidRDefault="00DC0E2E" w:rsidP="00DC0E2E">
      <w:pPr>
        <w:spacing w:after="0" w:line="240" w:lineRule="auto"/>
        <w:ind w:left="720"/>
      </w:pPr>
      <w:proofErr w:type="spellStart"/>
      <w:r>
        <w:t>elevation#gives</w:t>
      </w:r>
      <w:proofErr w:type="spellEnd"/>
      <w:r>
        <w:t xml:space="preserve"> file specs for elevation data set</w:t>
      </w:r>
    </w:p>
    <w:p w14:paraId="50F08165" w14:textId="77777777" w:rsidR="00DC0E2E" w:rsidRDefault="00DC0E2E" w:rsidP="00DC0E2E">
      <w:pPr>
        <w:spacing w:after="0" w:line="240" w:lineRule="auto"/>
        <w:ind w:left="720"/>
      </w:pPr>
      <w:r>
        <w:t>#</w:t>
      </w:r>
      <w:proofErr w:type="gramStart"/>
      <w:r>
        <w:t>coord</w:t>
      </w:r>
      <w:proofErr w:type="gramEnd"/>
      <w:r>
        <w:t xml:space="preserve">. </w:t>
      </w:r>
      <w:proofErr w:type="gramStart"/>
      <w:r>
        <w:t>ref. :</w:t>
      </w:r>
      <w:proofErr w:type="gramEnd"/>
      <w:r>
        <w:t xml:space="preserve"> +</w:t>
      </w:r>
      <w:proofErr w:type="spellStart"/>
      <w:r>
        <w:t>proj</w:t>
      </w:r>
      <w:proofErr w:type="spellEnd"/>
      <w:r>
        <w:t>=</w:t>
      </w:r>
      <w:proofErr w:type="spellStart"/>
      <w:r>
        <w:t>aea</w:t>
      </w:r>
      <w:proofErr w:type="spellEnd"/>
      <w:r>
        <w:t xml:space="preserve"> +lat_1=20 +lat_2=60 +lat_0=40 +lon_0=-96 +x_0=0 +y_0=0 +</w:t>
      </w:r>
      <w:proofErr w:type="spellStart"/>
      <w:r>
        <w:t>ellps</w:t>
      </w:r>
      <w:proofErr w:type="spellEnd"/>
      <w:r>
        <w:t>=GRS80 +towgs84=0,0,0,0,0,0,0 +units=m +</w:t>
      </w:r>
      <w:proofErr w:type="spellStart"/>
      <w:r>
        <w:t>no_defs</w:t>
      </w:r>
      <w:proofErr w:type="spellEnd"/>
    </w:p>
    <w:p w14:paraId="35A0D676" w14:textId="77777777" w:rsidR="00DC0E2E" w:rsidRDefault="00DC0E2E" w:rsidP="00DC0E2E">
      <w:pPr>
        <w:spacing w:after="0" w:line="240" w:lineRule="auto"/>
        <w:ind w:left="720"/>
      </w:pPr>
    </w:p>
    <w:p w14:paraId="76502D61" w14:textId="77777777" w:rsidR="00DC0E2E" w:rsidRDefault="00DC0E2E" w:rsidP="00DC0E2E">
      <w:pPr>
        <w:spacing w:after="0" w:line="240" w:lineRule="auto"/>
        <w:ind w:left="720"/>
      </w:pPr>
      <w:proofErr w:type="spellStart"/>
      <w:r>
        <w:t>westus_slope</w:t>
      </w:r>
      <w:proofErr w:type="spellEnd"/>
      <w:r>
        <w:t xml:space="preserve">&lt;- </w:t>
      </w:r>
      <w:proofErr w:type="gramStart"/>
      <w:r>
        <w:t>terrain(</w:t>
      </w:r>
      <w:proofErr w:type="gramEnd"/>
      <w:r>
        <w:t>elevation, opt = ('slope'), unit = 'degrees')</w:t>
      </w:r>
    </w:p>
    <w:p w14:paraId="7CE9CB22" w14:textId="77777777" w:rsidR="00DC0E2E" w:rsidRDefault="00DC0E2E" w:rsidP="00DC0E2E">
      <w:pPr>
        <w:spacing w:after="0" w:line="240" w:lineRule="auto"/>
        <w:ind w:left="720"/>
      </w:pPr>
      <w:r>
        <w:t>#</w:t>
      </w:r>
      <w:proofErr w:type="gramStart"/>
      <w:r>
        <w:t>change</w:t>
      </w:r>
      <w:proofErr w:type="gramEnd"/>
      <w:r>
        <w:t xml:space="preserve"> projection from Albers NAD83 to WGS84</w:t>
      </w:r>
    </w:p>
    <w:p w14:paraId="3022E2F2" w14:textId="77777777" w:rsidR="00DC0E2E" w:rsidRDefault="00DC0E2E" w:rsidP="00DC0E2E">
      <w:pPr>
        <w:spacing w:after="0" w:line="240" w:lineRule="auto"/>
        <w:ind w:left="720"/>
      </w:pPr>
      <w:r>
        <w:t>#</w:t>
      </w:r>
      <w:proofErr w:type="gramStart"/>
      <w:r>
        <w:t>obtain</w:t>
      </w:r>
      <w:proofErr w:type="gramEnd"/>
      <w:r>
        <w:t xml:space="preserve"> coordinate system for an </w:t>
      </w:r>
      <w:proofErr w:type="spellStart"/>
      <w:r>
        <w:t>ndvi</w:t>
      </w:r>
      <w:proofErr w:type="spellEnd"/>
      <w:r>
        <w:t xml:space="preserve"> image</w:t>
      </w:r>
    </w:p>
    <w:p w14:paraId="456920AD" w14:textId="77777777" w:rsidR="00DC0E2E" w:rsidRDefault="00DC0E2E" w:rsidP="00DC0E2E">
      <w:pPr>
        <w:spacing w:after="0" w:line="240" w:lineRule="auto"/>
        <w:ind w:left="720"/>
      </w:pPr>
      <w:r>
        <w:t>ndvi&lt;-raster("C:\\MODIS\\temp\\tifs\\GRYN\\MOD13Q1.005_20150518180045\\MOD13Q1.A2000049.250m_16_days_NDVI.tif")</w:t>
      </w:r>
    </w:p>
    <w:p w14:paraId="6D17609D" w14:textId="77777777" w:rsidR="00DC0E2E" w:rsidRDefault="00DC0E2E" w:rsidP="00DC0E2E">
      <w:pPr>
        <w:spacing w:after="0" w:line="240" w:lineRule="auto"/>
        <w:ind w:left="720"/>
      </w:pPr>
      <w:proofErr w:type="spellStart"/>
      <w:r>
        <w:t>ndvi#gives</w:t>
      </w:r>
      <w:proofErr w:type="spellEnd"/>
      <w:r>
        <w:t xml:space="preserve"> file specs for </w:t>
      </w:r>
      <w:proofErr w:type="spellStart"/>
      <w:r>
        <w:t>ndvi</w:t>
      </w:r>
      <w:proofErr w:type="spellEnd"/>
      <w:r>
        <w:t xml:space="preserve"> image</w:t>
      </w:r>
    </w:p>
    <w:p w14:paraId="34E26A16" w14:textId="77777777" w:rsidR="00DC0E2E" w:rsidRDefault="00DC0E2E" w:rsidP="00DC0E2E">
      <w:pPr>
        <w:spacing w:after="0" w:line="240" w:lineRule="auto"/>
        <w:ind w:left="720"/>
      </w:pPr>
      <w:r>
        <w:t>#</w:t>
      </w:r>
      <w:proofErr w:type="gramStart"/>
      <w:r>
        <w:t>coord</w:t>
      </w:r>
      <w:proofErr w:type="gramEnd"/>
      <w:r>
        <w:t xml:space="preserve">. </w:t>
      </w:r>
      <w:proofErr w:type="gramStart"/>
      <w:r>
        <w:t>ref. :</w:t>
      </w:r>
      <w:proofErr w:type="gramEnd"/>
      <w:r>
        <w:t xml:space="preserve"> +</w:t>
      </w:r>
      <w:proofErr w:type="spellStart"/>
      <w:r>
        <w:t>proj</w:t>
      </w:r>
      <w:proofErr w:type="spellEnd"/>
      <w:r>
        <w:t>=</w:t>
      </w:r>
      <w:proofErr w:type="spellStart"/>
      <w:r>
        <w:t>longlat</w:t>
      </w:r>
      <w:proofErr w:type="spellEnd"/>
      <w:r>
        <w:t xml:space="preserve"> +datum=WGS84 +</w:t>
      </w:r>
      <w:proofErr w:type="spellStart"/>
      <w:r>
        <w:t>no_defs</w:t>
      </w:r>
      <w:proofErr w:type="spellEnd"/>
    </w:p>
    <w:p w14:paraId="6D0C9BFD" w14:textId="77777777" w:rsidR="00DC0E2E" w:rsidRDefault="00DC0E2E" w:rsidP="00DC0E2E">
      <w:pPr>
        <w:spacing w:after="0" w:line="240" w:lineRule="auto"/>
        <w:ind w:left="720"/>
      </w:pPr>
    </w:p>
    <w:p w14:paraId="17C93C7D" w14:textId="77777777" w:rsidR="00DC0E2E" w:rsidRDefault="00DC0E2E" w:rsidP="00DC0E2E">
      <w:pPr>
        <w:spacing w:after="0" w:line="240" w:lineRule="auto"/>
        <w:ind w:left="720"/>
      </w:pPr>
      <w:r>
        <w:t>#</w:t>
      </w:r>
      <w:proofErr w:type="gramStart"/>
      <w:r>
        <w:t>reproject</w:t>
      </w:r>
      <w:proofErr w:type="gramEnd"/>
      <w:r>
        <w:t xml:space="preserve"> raster from elevation data set to match </w:t>
      </w:r>
      <w:proofErr w:type="spellStart"/>
      <w:r>
        <w:t>ndvi</w:t>
      </w:r>
      <w:proofErr w:type="spellEnd"/>
    </w:p>
    <w:p w14:paraId="1E223964" w14:textId="77777777" w:rsidR="00DC0E2E" w:rsidRDefault="00DC0E2E" w:rsidP="00DC0E2E">
      <w:pPr>
        <w:spacing w:after="0" w:line="240" w:lineRule="auto"/>
        <w:ind w:left="720"/>
      </w:pPr>
      <w:r>
        <w:t>westus_slope_wgs84&lt;-</w:t>
      </w:r>
      <w:proofErr w:type="spellStart"/>
      <w:proofErr w:type="gramStart"/>
      <w:r>
        <w:t>projectRaster</w:t>
      </w:r>
      <w:proofErr w:type="spellEnd"/>
      <w:r>
        <w:t>(</w:t>
      </w:r>
      <w:proofErr w:type="gramEnd"/>
      <w:r>
        <w:t>westus_slope,"+</w:t>
      </w:r>
      <w:proofErr w:type="spellStart"/>
      <w:r>
        <w:t>proj</w:t>
      </w:r>
      <w:proofErr w:type="spellEnd"/>
      <w:r>
        <w:t>=</w:t>
      </w:r>
      <w:proofErr w:type="spellStart"/>
      <w:r>
        <w:t>aea</w:t>
      </w:r>
      <w:proofErr w:type="spellEnd"/>
      <w:r>
        <w:t xml:space="preserve"> +lat_1=20 +lat_2=60 +lat_0=40 +lon_0=-96 +x_0=0 +y_0=0 +</w:t>
      </w:r>
      <w:proofErr w:type="spellStart"/>
      <w:r>
        <w:t>ellps</w:t>
      </w:r>
      <w:proofErr w:type="spellEnd"/>
      <w:r>
        <w:t>=GRS80 +towgs84=0,0,0,0,0,0,0 +units=m +</w:t>
      </w:r>
      <w:proofErr w:type="spellStart"/>
      <w:r>
        <w:t>no_defs</w:t>
      </w:r>
      <w:proofErr w:type="spellEnd"/>
      <w:r>
        <w:t>",</w:t>
      </w:r>
    </w:p>
    <w:p w14:paraId="22006ABA" w14:textId="77777777" w:rsidR="00DC0E2E" w:rsidRDefault="00DC0E2E" w:rsidP="00DC0E2E">
      <w:pPr>
        <w:spacing w:after="0" w:line="240" w:lineRule="auto"/>
        <w:ind w:left="720"/>
      </w:pPr>
      <w:r>
        <w:t xml:space="preserve"> "+</w:t>
      </w:r>
      <w:proofErr w:type="spellStart"/>
      <w:r>
        <w:t>proj</w:t>
      </w:r>
      <w:proofErr w:type="spellEnd"/>
      <w:r>
        <w:t>=</w:t>
      </w:r>
      <w:proofErr w:type="spellStart"/>
      <w:r>
        <w:t>longlat</w:t>
      </w:r>
      <w:proofErr w:type="spellEnd"/>
      <w:r>
        <w:t xml:space="preserve"> +datum=WGS84 +no_</w:t>
      </w:r>
      <w:proofErr w:type="spellStart"/>
      <w:r>
        <w:t>defs</w:t>
      </w:r>
      <w:proofErr w:type="spellEnd"/>
      <w:proofErr w:type="gramStart"/>
      <w:r>
        <w:t>",method</w:t>
      </w:r>
      <w:proofErr w:type="gramEnd"/>
      <w:r>
        <w:t>='</w:t>
      </w:r>
      <w:proofErr w:type="spellStart"/>
      <w:r>
        <w:t>ngb</w:t>
      </w:r>
      <w:proofErr w:type="spellEnd"/>
      <w:r>
        <w:t>')</w:t>
      </w:r>
    </w:p>
    <w:p w14:paraId="050B1A4C" w14:textId="77777777" w:rsidR="00DC0E2E" w:rsidRDefault="00DC0E2E" w:rsidP="00DC0E2E">
      <w:pPr>
        <w:spacing w:after="0" w:line="240" w:lineRule="auto"/>
        <w:ind w:left="720"/>
      </w:pPr>
      <w:r>
        <w:t>plot(westus_slope_wgs84)</w:t>
      </w:r>
    </w:p>
    <w:p w14:paraId="15FC75FB" w14:textId="77777777" w:rsidR="00DC0E2E" w:rsidRDefault="00DC0E2E" w:rsidP="00DC0E2E">
      <w:pPr>
        <w:spacing w:after="0" w:line="240" w:lineRule="auto"/>
        <w:ind w:left="720"/>
      </w:pPr>
      <w:proofErr w:type="spellStart"/>
      <w:proofErr w:type="gramStart"/>
      <w:r>
        <w:t>writeRaster</w:t>
      </w:r>
      <w:proofErr w:type="spellEnd"/>
      <w:r>
        <w:t>(</w:t>
      </w:r>
      <w:proofErr w:type="gramEnd"/>
      <w:r>
        <w:t>westus_slope,"westus_slope.</w:t>
      </w:r>
      <w:proofErr w:type="spellStart"/>
      <w:r>
        <w:t>tif</w:t>
      </w:r>
      <w:proofErr w:type="spellEnd"/>
      <w:r>
        <w:t>",format='</w:t>
      </w:r>
      <w:proofErr w:type="spellStart"/>
      <w:r>
        <w:t>GTiff</w:t>
      </w:r>
      <w:proofErr w:type="spellEnd"/>
      <w:r>
        <w:t xml:space="preserve">', </w:t>
      </w:r>
      <w:proofErr w:type="spellStart"/>
      <w:r>
        <w:t>prj</w:t>
      </w:r>
      <w:proofErr w:type="spellEnd"/>
      <w:r>
        <w:t>=TRUE)</w:t>
      </w:r>
    </w:p>
    <w:p w14:paraId="1146E3A5" w14:textId="77777777" w:rsidR="00DC0E2E" w:rsidRDefault="00DC0E2E" w:rsidP="00DC0E2E">
      <w:pPr>
        <w:spacing w:after="0" w:line="240" w:lineRule="auto"/>
        <w:ind w:left="720"/>
      </w:pPr>
      <w:proofErr w:type="spellStart"/>
      <w:proofErr w:type="gramStart"/>
      <w:r>
        <w:t>writeRaster</w:t>
      </w:r>
      <w:proofErr w:type="spellEnd"/>
      <w:r>
        <w:t>(</w:t>
      </w:r>
      <w:proofErr w:type="gramEnd"/>
      <w:r>
        <w:t>westus_asp,"westus_asp.</w:t>
      </w:r>
      <w:proofErr w:type="spellStart"/>
      <w:r>
        <w:t>tif</w:t>
      </w:r>
      <w:proofErr w:type="spellEnd"/>
      <w:r>
        <w:t>",format='</w:t>
      </w:r>
      <w:proofErr w:type="spellStart"/>
      <w:r>
        <w:t>GTiff</w:t>
      </w:r>
      <w:proofErr w:type="spellEnd"/>
      <w:r>
        <w:t xml:space="preserve">', </w:t>
      </w:r>
      <w:proofErr w:type="spellStart"/>
      <w:r>
        <w:t>prj</w:t>
      </w:r>
      <w:proofErr w:type="spellEnd"/>
      <w:r>
        <w:t>=TRUE)</w:t>
      </w:r>
    </w:p>
    <w:p w14:paraId="6797F307" w14:textId="77777777" w:rsidR="00DC0E2E" w:rsidRDefault="00DC0E2E" w:rsidP="00DC0E2E">
      <w:pPr>
        <w:spacing w:after="0" w:line="240" w:lineRule="auto"/>
        <w:ind w:left="720"/>
      </w:pPr>
    </w:p>
    <w:p w14:paraId="4B533553" w14:textId="77777777" w:rsidR="00DC0E2E" w:rsidRDefault="00DC0E2E" w:rsidP="00DC0E2E">
      <w:pPr>
        <w:spacing w:after="0" w:line="240" w:lineRule="auto"/>
        <w:ind w:left="720"/>
      </w:pPr>
      <w:proofErr w:type="spellStart"/>
      <w:r>
        <w:t>westus_asp</w:t>
      </w:r>
      <w:proofErr w:type="spellEnd"/>
      <w:r>
        <w:t xml:space="preserve">&lt;- </w:t>
      </w:r>
      <w:proofErr w:type="gramStart"/>
      <w:r>
        <w:t>terrain(</w:t>
      </w:r>
      <w:proofErr w:type="gramEnd"/>
      <w:r>
        <w:t>elevation, opt = ('aspect'),unit = 'degrees')</w:t>
      </w:r>
    </w:p>
    <w:p w14:paraId="52318C90" w14:textId="77777777" w:rsidR="00DC0E2E" w:rsidRDefault="00DC0E2E" w:rsidP="00DC0E2E">
      <w:pPr>
        <w:spacing w:after="0" w:line="240" w:lineRule="auto"/>
        <w:ind w:left="720"/>
      </w:pPr>
      <w:r>
        <w:t>#</w:t>
      </w:r>
      <w:proofErr w:type="gramStart"/>
      <w:r>
        <w:t>change</w:t>
      </w:r>
      <w:proofErr w:type="gramEnd"/>
      <w:r>
        <w:t xml:space="preserve"> projection from Albers NAD83 to WGS84</w:t>
      </w:r>
    </w:p>
    <w:p w14:paraId="51EA613B" w14:textId="77777777" w:rsidR="00DC0E2E" w:rsidRDefault="00DC0E2E" w:rsidP="00DC0E2E">
      <w:pPr>
        <w:spacing w:after="0" w:line="240" w:lineRule="auto"/>
        <w:ind w:left="720"/>
      </w:pPr>
      <w:r>
        <w:t>westus_asp_wgs84&lt;-projectRaster(westus_as,"C:\\MODIS\\temp\\tifs\\GRYN\\MOD13Q1.005_20150518180045\\MOD13Q1.A2000049.250m_16_days_NDVI.tif")</w:t>
      </w:r>
    </w:p>
    <w:p w14:paraId="27A0E402" w14:textId="77777777" w:rsidR="00DC0E2E" w:rsidRDefault="00DC0E2E" w:rsidP="00DC0E2E">
      <w:pPr>
        <w:spacing w:after="0" w:line="240" w:lineRule="auto"/>
        <w:ind w:left="720"/>
      </w:pPr>
      <w:proofErr w:type="gramStart"/>
      <w:r>
        <w:t>writeRaster(</w:t>
      </w:r>
      <w:proofErr w:type="gramEnd"/>
      <w:r>
        <w:t xml:space="preserve">westus_asp_wgs84,"westus_asp_wgs84.tif",format='tif', </w:t>
      </w:r>
      <w:proofErr w:type="spellStart"/>
      <w:r>
        <w:t>prj</w:t>
      </w:r>
      <w:proofErr w:type="spellEnd"/>
      <w:r>
        <w:t>=TRUE)</w:t>
      </w:r>
    </w:p>
    <w:p w14:paraId="6257F6D1" w14:textId="77777777" w:rsidR="00DC0E2E" w:rsidRDefault="00DC0E2E" w:rsidP="00DC0E2E">
      <w:pPr>
        <w:spacing w:after="0" w:line="240" w:lineRule="auto"/>
        <w:ind w:left="720"/>
      </w:pPr>
      <w:proofErr w:type="gramStart"/>
      <w:r>
        <w:t>windows(</w:t>
      </w:r>
      <w:proofErr w:type="gramEnd"/>
      <w:r>
        <w:t>)</w:t>
      </w:r>
    </w:p>
    <w:p w14:paraId="63A4A4D0" w14:textId="77777777" w:rsidR="00DC0E2E" w:rsidRDefault="00DC0E2E" w:rsidP="00DC0E2E">
      <w:pPr>
        <w:spacing w:after="0" w:line="240" w:lineRule="auto"/>
        <w:ind w:left="720"/>
      </w:pPr>
      <w:r>
        <w:t>plot(westus_asp_wgs84)</w:t>
      </w:r>
    </w:p>
    <w:p w14:paraId="3E53A730" w14:textId="77777777" w:rsidR="00DC0E2E" w:rsidRDefault="00DC0E2E" w:rsidP="00DC0E2E">
      <w:pPr>
        <w:spacing w:after="0" w:line="240" w:lineRule="auto"/>
      </w:pPr>
    </w:p>
    <w:p w14:paraId="2A41BE4C" w14:textId="77777777" w:rsidR="00DC0E2E" w:rsidRDefault="00DC0E2E" w:rsidP="00DC0E2E">
      <w:pPr>
        <w:spacing w:after="0" w:line="240" w:lineRule="auto"/>
      </w:pPr>
    </w:p>
    <w:p w14:paraId="372E25A1" w14:textId="77777777" w:rsidR="00DC0E2E" w:rsidRDefault="00DC0E2E" w:rsidP="00DC0E2E">
      <w:pPr>
        <w:spacing w:after="0" w:line="240" w:lineRule="auto"/>
      </w:pPr>
      <w:r>
        <w:t xml:space="preserve">Reprojecting the enormous slope, aspect and soil grids proved troublesome in ArcMap so a work around is below. </w:t>
      </w:r>
    </w:p>
    <w:p w14:paraId="006657ED" w14:textId="77777777" w:rsidR="00DC0E2E" w:rsidRDefault="00DC0E2E" w:rsidP="00DC0E2E">
      <w:pPr>
        <w:spacing w:after="0" w:line="240" w:lineRule="auto"/>
      </w:pPr>
    </w:p>
    <w:p w14:paraId="7147C8AE" w14:textId="77777777" w:rsidR="00DC0E2E" w:rsidRDefault="00DC0E2E" w:rsidP="00DC0E2E">
      <w:pPr>
        <w:spacing w:after="0" w:line="240" w:lineRule="auto"/>
      </w:pPr>
    </w:p>
    <w:p w14:paraId="69EAB425" w14:textId="77777777" w:rsidR="00DC0E2E" w:rsidRPr="00AB3DF2" w:rsidRDefault="00DC0E2E" w:rsidP="00DC0E2E">
      <w:pPr>
        <w:spacing w:after="0" w:line="240" w:lineRule="auto"/>
        <w:rPr>
          <w:sz w:val="32"/>
        </w:rPr>
      </w:pPr>
      <w:r w:rsidRPr="00AB3DF2">
        <w:rPr>
          <w:sz w:val="32"/>
        </w:rPr>
        <w:t>Extract values to Points</w:t>
      </w:r>
    </w:p>
    <w:p w14:paraId="6C0DDE1C" w14:textId="77777777" w:rsidR="00DC0E2E" w:rsidRDefault="00DC0E2E" w:rsidP="00DC0E2E">
      <w:pPr>
        <w:spacing w:after="0" w:line="240" w:lineRule="auto"/>
      </w:pPr>
      <w:proofErr w:type="gramStart"/>
      <w:r>
        <w:t>In order to</w:t>
      </w:r>
      <w:proofErr w:type="gramEnd"/>
      <w:r>
        <w:t xml:space="preserve"> obtain water holding capacity, slope and aspect at point locations extract map data from </w:t>
      </w:r>
      <w:proofErr w:type="spellStart"/>
      <w:r>
        <w:t>rasters</w:t>
      </w:r>
      <w:proofErr w:type="spellEnd"/>
      <w:r>
        <w:t xml:space="preserve"> using the extraction at polygon centroid. Polygon centroids were created from shape files in R.  </w:t>
      </w:r>
    </w:p>
    <w:p w14:paraId="6B0EBCE0" w14:textId="77777777" w:rsidR="00DC0E2E" w:rsidRDefault="00DC0E2E" w:rsidP="00DC0E2E">
      <w:pPr>
        <w:spacing w:after="0" w:line="240" w:lineRule="auto"/>
      </w:pPr>
    </w:p>
    <w:p w14:paraId="2F70BC03" w14:textId="77777777" w:rsidR="00DC0E2E" w:rsidRDefault="00DC0E2E" w:rsidP="00DC0E2E">
      <w:pPr>
        <w:spacing w:after="0" w:line="240" w:lineRule="auto"/>
      </w:pPr>
      <w:r>
        <w:t xml:space="preserve">Before extracting you need your point data and raster data in same coordinate system.  Either get everything in WGS_84 coordinate system to match </w:t>
      </w:r>
      <w:proofErr w:type="spellStart"/>
      <w:proofErr w:type="gramStart"/>
      <w:r>
        <w:t>ndvi</w:t>
      </w:r>
      <w:proofErr w:type="spellEnd"/>
      <w:r>
        <w:t>, or</w:t>
      </w:r>
      <w:proofErr w:type="gramEnd"/>
      <w:r>
        <w:t xml:space="preserve"> make several versions of your point shape file projected in coordinate systems that match raster maps. </w:t>
      </w:r>
    </w:p>
    <w:p w14:paraId="12E98274" w14:textId="77777777" w:rsidR="00DC0E2E" w:rsidRDefault="00DC0E2E" w:rsidP="00DC0E2E">
      <w:pPr>
        <w:spacing w:after="0" w:line="240" w:lineRule="auto"/>
      </w:pPr>
      <w:r>
        <w:t xml:space="preserve">Open </w:t>
      </w:r>
      <w:proofErr w:type="spellStart"/>
      <w:r>
        <w:t>ArcToolbox</w:t>
      </w:r>
      <w:proofErr w:type="spellEnd"/>
      <w:r>
        <w:t xml:space="preserve"> and navigate to Project Raster and fill in dialog box as shown below.  </w:t>
      </w:r>
    </w:p>
    <w:p w14:paraId="233E5AEF" w14:textId="77777777" w:rsidR="00DC0E2E" w:rsidRDefault="00DC0E2E" w:rsidP="00DC0E2E">
      <w:pPr>
        <w:spacing w:after="0" w:line="240" w:lineRule="auto"/>
      </w:pPr>
    </w:p>
    <w:p w14:paraId="2A333E8B" w14:textId="77777777" w:rsidR="00DC0E2E" w:rsidRDefault="00DC0E2E" w:rsidP="00DC0E2E">
      <w:pPr>
        <w:spacing w:after="0" w:line="240" w:lineRule="auto"/>
      </w:pPr>
      <w:r>
        <w:t>WGS_84 is found at Geographic&gt; World &gt; WGS_84.</w:t>
      </w:r>
    </w:p>
    <w:p w14:paraId="0AF32B6C" w14:textId="77777777" w:rsidR="00DC0E2E" w:rsidRDefault="00DC0E2E" w:rsidP="00DC0E2E">
      <w:pPr>
        <w:spacing w:after="0" w:line="240" w:lineRule="auto"/>
      </w:pPr>
      <w:r>
        <w:lastRenderedPageBreak/>
        <w:t xml:space="preserve">This won’t work on the western U.S. sized maps.  See workaround below. </w:t>
      </w:r>
    </w:p>
    <w:p w14:paraId="2DD5884E" w14:textId="77777777" w:rsidR="00DC0E2E" w:rsidRDefault="00DC0E2E" w:rsidP="00DC0E2E">
      <w:pPr>
        <w:spacing w:after="0" w:line="240" w:lineRule="auto"/>
      </w:pPr>
      <w:r>
        <w:rPr>
          <w:noProof/>
        </w:rPr>
        <w:drawing>
          <wp:inline distT="0" distB="0" distL="0" distR="0" wp14:anchorId="3863CA2C" wp14:editId="674FBBC5">
            <wp:extent cx="1576076" cy="280035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76956" cy="2801914"/>
                    </a:xfrm>
                    <a:prstGeom prst="rect">
                      <a:avLst/>
                    </a:prstGeom>
                  </pic:spPr>
                </pic:pic>
              </a:graphicData>
            </a:graphic>
          </wp:inline>
        </w:drawing>
      </w:r>
    </w:p>
    <w:p w14:paraId="73DAE968" w14:textId="77777777" w:rsidR="00DC0E2E" w:rsidRDefault="00DC0E2E" w:rsidP="00DC0E2E">
      <w:pPr>
        <w:spacing w:after="0" w:line="240" w:lineRule="auto"/>
      </w:pPr>
      <w:r>
        <w:rPr>
          <w:noProof/>
        </w:rPr>
        <w:drawing>
          <wp:inline distT="0" distB="0" distL="0" distR="0" wp14:anchorId="78E360D6" wp14:editId="4606DDA4">
            <wp:extent cx="5943600" cy="3585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585210"/>
                    </a:xfrm>
                    <a:prstGeom prst="rect">
                      <a:avLst/>
                    </a:prstGeom>
                  </pic:spPr>
                </pic:pic>
              </a:graphicData>
            </a:graphic>
          </wp:inline>
        </w:drawing>
      </w:r>
    </w:p>
    <w:p w14:paraId="30392927" w14:textId="77777777" w:rsidR="00DC0E2E" w:rsidRDefault="00DC0E2E" w:rsidP="00DC0E2E">
      <w:pPr>
        <w:spacing w:after="0" w:line="240" w:lineRule="auto"/>
      </w:pPr>
    </w:p>
    <w:p w14:paraId="1BEC8613" w14:textId="77777777" w:rsidR="00DC0E2E" w:rsidRDefault="00DC0E2E" w:rsidP="00DC0E2E">
      <w:pPr>
        <w:spacing w:after="0" w:line="240" w:lineRule="auto"/>
      </w:pPr>
      <w:r>
        <w:t xml:space="preserve">Alternatively reproject point file to match soil data and DEM as a work around. </w:t>
      </w:r>
    </w:p>
    <w:p w14:paraId="5BE056A0" w14:textId="77777777" w:rsidR="00DC0E2E" w:rsidRPr="002B132E" w:rsidRDefault="00DC0E2E" w:rsidP="00DC0E2E">
      <w:proofErr w:type="spellStart"/>
      <w:r w:rsidRPr="002B132E">
        <w:t>gSSURGO</w:t>
      </w:r>
      <w:proofErr w:type="spellEnd"/>
      <w:r w:rsidRPr="002B132E">
        <w:t xml:space="preserve"> are Albers equal area conic USGS which is NAD 83. The projection from WGS 84 to that projection is WGS_1984_(ITRF</w:t>
      </w:r>
      <w:proofErr w:type="gramStart"/>
      <w:r w:rsidRPr="002B132E">
        <w:t>00)_</w:t>
      </w:r>
      <w:proofErr w:type="gramEnd"/>
      <w:r w:rsidRPr="002B132E">
        <w:t xml:space="preserve">To_NAD_1983 </w:t>
      </w:r>
    </w:p>
    <w:p w14:paraId="48681C27" w14:textId="77777777" w:rsidR="00DC0E2E" w:rsidRDefault="00DC0E2E" w:rsidP="00DC0E2E">
      <w:pPr>
        <w:spacing w:after="0" w:line="240" w:lineRule="auto"/>
      </w:pPr>
      <w:r>
        <w:rPr>
          <w:noProof/>
        </w:rPr>
        <w:lastRenderedPageBreak/>
        <w:drawing>
          <wp:inline distT="0" distB="0" distL="0" distR="0" wp14:anchorId="1071A5A3" wp14:editId="72EC1582">
            <wp:extent cx="4587520" cy="27432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87520" cy="2743200"/>
                    </a:xfrm>
                    <a:prstGeom prst="rect">
                      <a:avLst/>
                    </a:prstGeom>
                  </pic:spPr>
                </pic:pic>
              </a:graphicData>
            </a:graphic>
          </wp:inline>
        </w:drawing>
      </w:r>
    </w:p>
    <w:p w14:paraId="5D0CF0D0" w14:textId="77777777" w:rsidR="00DC0E2E" w:rsidRDefault="00DC0E2E" w:rsidP="00DC0E2E">
      <w:pPr>
        <w:spacing w:after="0" w:line="240" w:lineRule="auto"/>
      </w:pPr>
    </w:p>
    <w:p w14:paraId="547F43F0" w14:textId="77777777" w:rsidR="00DC0E2E" w:rsidRDefault="00DC0E2E" w:rsidP="00DC0E2E">
      <w:pPr>
        <w:spacing w:after="0" w:line="240" w:lineRule="auto"/>
      </w:pPr>
      <w:r>
        <w:t xml:space="preserve">Extract values to points using spatial analyst in </w:t>
      </w:r>
      <w:proofErr w:type="spellStart"/>
      <w:r>
        <w:t>ArcToolbox</w:t>
      </w:r>
      <w:proofErr w:type="spellEnd"/>
      <w:r>
        <w:t xml:space="preserve"> will create a new shapefile of points that have the water holding capacity values in the attribute tables.</w:t>
      </w:r>
    </w:p>
    <w:p w14:paraId="315E2900" w14:textId="77777777" w:rsidR="00DC0E2E" w:rsidRDefault="00DC0E2E" w:rsidP="00DC0E2E">
      <w:pPr>
        <w:spacing w:after="0" w:line="240" w:lineRule="auto"/>
      </w:pPr>
    </w:p>
    <w:p w14:paraId="0457C48A" w14:textId="77777777" w:rsidR="00DC0E2E" w:rsidRDefault="00DC0E2E" w:rsidP="00DC0E2E">
      <w:pPr>
        <w:spacing w:after="0" w:line="240" w:lineRule="auto"/>
      </w:pPr>
      <w:r>
        <w:rPr>
          <w:noProof/>
        </w:rPr>
        <w:drawing>
          <wp:inline distT="0" distB="0" distL="0" distR="0" wp14:anchorId="66021E60" wp14:editId="7A543658">
            <wp:extent cx="1606550" cy="292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06550" cy="2921000"/>
                    </a:xfrm>
                    <a:prstGeom prst="rect">
                      <a:avLst/>
                    </a:prstGeom>
                  </pic:spPr>
                </pic:pic>
              </a:graphicData>
            </a:graphic>
          </wp:inline>
        </w:drawing>
      </w:r>
    </w:p>
    <w:p w14:paraId="361B85F3" w14:textId="77777777" w:rsidR="00DC0E2E" w:rsidRDefault="00DC0E2E" w:rsidP="00DC0E2E">
      <w:pPr>
        <w:spacing w:after="0" w:line="240" w:lineRule="auto"/>
      </w:pPr>
    </w:p>
    <w:p w14:paraId="58EE8E5F" w14:textId="77777777" w:rsidR="00DC0E2E" w:rsidRDefault="00DC0E2E" w:rsidP="00DC0E2E">
      <w:pPr>
        <w:spacing w:after="0" w:line="240" w:lineRule="auto"/>
      </w:pPr>
      <w:r>
        <w:lastRenderedPageBreak/>
        <w:t xml:space="preserve">Complete the dialog box as follows, NOTE:  You’ll have to save into the default geodatabase.  </w:t>
      </w:r>
      <w:r>
        <w:rPr>
          <w:noProof/>
        </w:rPr>
        <w:drawing>
          <wp:inline distT="0" distB="0" distL="0" distR="0" wp14:anchorId="0BB5B646" wp14:editId="551E48E9">
            <wp:extent cx="5943600" cy="3550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550920"/>
                    </a:xfrm>
                    <a:prstGeom prst="rect">
                      <a:avLst/>
                    </a:prstGeom>
                  </pic:spPr>
                </pic:pic>
              </a:graphicData>
            </a:graphic>
          </wp:inline>
        </w:drawing>
      </w:r>
    </w:p>
    <w:p w14:paraId="52D8BD35" w14:textId="77777777" w:rsidR="00DC0E2E" w:rsidRDefault="00DC0E2E" w:rsidP="00DC0E2E">
      <w:pPr>
        <w:spacing w:after="0" w:line="240" w:lineRule="auto"/>
      </w:pPr>
    </w:p>
    <w:p w14:paraId="5FDF8D44" w14:textId="77777777" w:rsidR="00DC0E2E" w:rsidRDefault="00DC0E2E" w:rsidP="00DC0E2E">
      <w:pPr>
        <w:spacing w:after="0" w:line="240" w:lineRule="auto"/>
      </w:pPr>
    </w:p>
    <w:p w14:paraId="1E3B62F1" w14:textId="77777777" w:rsidR="00DC0E2E" w:rsidRDefault="00DC0E2E" w:rsidP="00DC0E2E">
      <w:pPr>
        <w:spacing w:after="0" w:line="240" w:lineRule="auto"/>
      </w:pPr>
      <w:proofErr w:type="gramStart"/>
      <w:r>
        <w:t>Unfortunately</w:t>
      </w:r>
      <w:proofErr w:type="gramEnd"/>
      <w:r>
        <w:t xml:space="preserve"> you can’t get a simple shape file out of it back into your working directory.  So, to obtain the data as a text file open the attribute table from table of contents.  Click the editor button in upper left of attribute table, then click select all</w:t>
      </w:r>
    </w:p>
    <w:p w14:paraId="674F66FA" w14:textId="77777777" w:rsidR="00DC0E2E" w:rsidRDefault="00DC0E2E" w:rsidP="00DC0E2E">
      <w:pPr>
        <w:spacing w:after="0" w:line="240" w:lineRule="auto"/>
      </w:pPr>
      <w:r>
        <w:rPr>
          <w:noProof/>
        </w:rPr>
        <w:lastRenderedPageBreak/>
        <w:drawing>
          <wp:inline distT="0" distB="0" distL="0" distR="0" wp14:anchorId="05DFF64E" wp14:editId="7BF8B1C6">
            <wp:extent cx="5943600" cy="41795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179570"/>
                    </a:xfrm>
                    <a:prstGeom prst="rect">
                      <a:avLst/>
                    </a:prstGeom>
                  </pic:spPr>
                </pic:pic>
              </a:graphicData>
            </a:graphic>
          </wp:inline>
        </w:drawing>
      </w:r>
    </w:p>
    <w:p w14:paraId="6C2E8432" w14:textId="77777777" w:rsidR="00DC0E2E" w:rsidRDefault="00DC0E2E" w:rsidP="00DC0E2E">
      <w:pPr>
        <w:spacing w:after="0" w:line="240" w:lineRule="auto"/>
      </w:pPr>
    </w:p>
    <w:p w14:paraId="4F926A46" w14:textId="77777777" w:rsidR="00DC0E2E" w:rsidRDefault="00DC0E2E" w:rsidP="00DC0E2E">
      <w:pPr>
        <w:spacing w:after="0" w:line="240" w:lineRule="auto"/>
      </w:pPr>
      <w:r>
        <w:t>Click the editor button again then click export</w:t>
      </w:r>
    </w:p>
    <w:p w14:paraId="3F03DFDD" w14:textId="77777777" w:rsidR="00DC0E2E" w:rsidRDefault="00DC0E2E" w:rsidP="00DC0E2E">
      <w:pPr>
        <w:spacing w:after="0" w:line="240" w:lineRule="auto"/>
      </w:pPr>
      <w:r>
        <w:rPr>
          <w:noProof/>
        </w:rPr>
        <w:drawing>
          <wp:inline distT="0" distB="0" distL="0" distR="0" wp14:anchorId="0EC8F5EA" wp14:editId="4E8EC495">
            <wp:extent cx="3589020" cy="3070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9020" cy="3070860"/>
                    </a:xfrm>
                    <a:prstGeom prst="rect">
                      <a:avLst/>
                    </a:prstGeom>
                  </pic:spPr>
                </pic:pic>
              </a:graphicData>
            </a:graphic>
          </wp:inline>
        </w:drawing>
      </w:r>
    </w:p>
    <w:p w14:paraId="12AFF25C" w14:textId="77777777" w:rsidR="00DC0E2E" w:rsidRDefault="00DC0E2E" w:rsidP="00DC0E2E">
      <w:pPr>
        <w:spacing w:after="0" w:line="240" w:lineRule="auto"/>
      </w:pPr>
      <w:r>
        <w:t xml:space="preserve"> Click the folder icon, then in the </w:t>
      </w:r>
      <w:proofErr w:type="gramStart"/>
      <w:r>
        <w:t>drop down</w:t>
      </w:r>
      <w:proofErr w:type="gramEnd"/>
      <w:r>
        <w:t xml:space="preserve"> box select Save as file type Text file.</w:t>
      </w:r>
    </w:p>
    <w:p w14:paraId="02F17B6F" w14:textId="77777777" w:rsidR="00DC0E2E" w:rsidRDefault="00DC0E2E" w:rsidP="00DC0E2E">
      <w:pPr>
        <w:spacing w:after="0" w:line="240" w:lineRule="auto"/>
      </w:pPr>
      <w:r>
        <w:rPr>
          <w:noProof/>
        </w:rPr>
        <w:lastRenderedPageBreak/>
        <w:drawing>
          <wp:inline distT="0" distB="0" distL="0" distR="0" wp14:anchorId="56187945" wp14:editId="03F1308D">
            <wp:extent cx="4526280" cy="31699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26280" cy="3169920"/>
                    </a:xfrm>
                    <a:prstGeom prst="rect">
                      <a:avLst/>
                    </a:prstGeom>
                  </pic:spPr>
                </pic:pic>
              </a:graphicData>
            </a:graphic>
          </wp:inline>
        </w:drawing>
      </w:r>
    </w:p>
    <w:p w14:paraId="0518F3CC" w14:textId="77777777" w:rsidR="00DC0E2E" w:rsidRDefault="00DC0E2E" w:rsidP="00DC0E2E">
      <w:pPr>
        <w:spacing w:after="0" w:line="240" w:lineRule="auto"/>
      </w:pPr>
    </w:p>
    <w:p w14:paraId="294D7B81" w14:textId="77777777" w:rsidR="00DC0E2E" w:rsidRDefault="00DC0E2E" w:rsidP="00DC0E2E">
      <w:pPr>
        <w:spacing w:after="0" w:line="240" w:lineRule="auto"/>
      </w:pPr>
    </w:p>
    <w:p w14:paraId="1C87DCA5" w14:textId="77777777" w:rsidR="00DC0E2E" w:rsidRDefault="00DC0E2E" w:rsidP="00DC0E2E">
      <w:pPr>
        <w:spacing w:after="0" w:line="240" w:lineRule="auto"/>
      </w:pPr>
    </w:p>
    <w:p w14:paraId="232879E7" w14:textId="77777777" w:rsidR="00DC0E2E" w:rsidRDefault="00DC0E2E" w:rsidP="00DC0E2E">
      <w:pPr>
        <w:spacing w:after="0" w:line="240" w:lineRule="auto"/>
      </w:pPr>
      <w:r>
        <w:t xml:space="preserve">Following steps did not work b/c decimal places in output fields were randomly placed creating non-sense output.  AWC for top meter might be 5.7, then top 1.5 meters 1.04, the whole profile 1.45.  Real values should have been 57, 104 and 145, but there was no consistent pattern in decimal place shift by column.  This may be due to </w:t>
      </w:r>
      <w:proofErr w:type="spellStart"/>
      <w:r>
        <w:t>environement</w:t>
      </w:r>
      <w:proofErr w:type="spellEnd"/>
      <w:r>
        <w:t xml:space="preserve"> settings?  When the output file location changed to default path which is an ArcMap geodatabase the decimal placement was correct. </w:t>
      </w:r>
    </w:p>
    <w:p w14:paraId="62D9477A" w14:textId="77777777" w:rsidR="00DC0E2E" w:rsidRDefault="00DC0E2E" w:rsidP="00DC0E2E">
      <w:pPr>
        <w:spacing w:after="0" w:line="240" w:lineRule="auto"/>
      </w:pPr>
    </w:p>
    <w:p w14:paraId="4498107D" w14:textId="77777777" w:rsidR="00DC0E2E" w:rsidRDefault="00DC0E2E" w:rsidP="00DC0E2E">
      <w:pPr>
        <w:spacing w:after="0" w:line="240" w:lineRule="auto"/>
      </w:pPr>
      <w:r>
        <w:t xml:space="preserve">Extracting to points creates shapefiles and all their associated hidden sub files in your directory path.  Open an instance of Excel then from within Excel click file, </w:t>
      </w:r>
      <w:proofErr w:type="gramStart"/>
      <w:r>
        <w:t>open</w:t>
      </w:r>
      <w:proofErr w:type="gramEnd"/>
      <w:r>
        <w:t xml:space="preserve"> and navigate to the *.</w:t>
      </w:r>
      <w:proofErr w:type="spellStart"/>
      <w:r>
        <w:t>dbf</w:t>
      </w:r>
      <w:proofErr w:type="spellEnd"/>
      <w:r>
        <w:t xml:space="preserve"> sub-shapefiles that contain the slope, aspect and soil water holding capacity data.  Merge this data into your site attribute file that the water balance model accesses when it runs.</w:t>
      </w:r>
    </w:p>
    <w:p w14:paraId="18BD62A1" w14:textId="77777777" w:rsidR="00DC0E2E" w:rsidRDefault="00DC0E2E" w:rsidP="00DC0E2E">
      <w:pPr>
        <w:spacing w:after="0" w:line="240" w:lineRule="auto"/>
      </w:pPr>
    </w:p>
    <w:p w14:paraId="347D7E73" w14:textId="77777777" w:rsidR="00DC0E2E" w:rsidRDefault="00DC0E2E" w:rsidP="00DC0E2E">
      <w:pPr>
        <w:spacing w:after="0" w:line="240" w:lineRule="auto"/>
      </w:pPr>
    </w:p>
    <w:p w14:paraId="4D68D1F3" w14:textId="77777777" w:rsidR="00DC0E2E" w:rsidRDefault="00DC0E2E" w:rsidP="00DC0E2E">
      <w:pPr>
        <w:spacing w:after="0" w:line="240" w:lineRule="auto"/>
        <w:rPr>
          <w:sz w:val="23"/>
          <w:szCs w:val="23"/>
        </w:rPr>
      </w:pPr>
      <w:r>
        <w:rPr>
          <w:sz w:val="23"/>
          <w:szCs w:val="23"/>
        </w:rPr>
        <w:t>Copy attribute table from ArcMap to Excel</w:t>
      </w:r>
    </w:p>
    <w:p w14:paraId="494B3EC1" w14:textId="77777777" w:rsidR="00DC0E2E" w:rsidRDefault="00DC0E2E" w:rsidP="00DC0E2E">
      <w:pPr>
        <w:spacing w:after="0" w:line="240" w:lineRule="auto"/>
        <w:rPr>
          <w:sz w:val="23"/>
          <w:szCs w:val="23"/>
        </w:rPr>
      </w:pPr>
      <w:r>
        <w:rPr>
          <w:sz w:val="23"/>
          <w:szCs w:val="23"/>
        </w:rPr>
        <w:t xml:space="preserve">Right click on shape file name in Table of Contents, click select then select all.  Click select again, then click Copy Records for Selected Features.   That places the attribute table on the Windows </w:t>
      </w:r>
      <w:proofErr w:type="gramStart"/>
      <w:r>
        <w:rPr>
          <w:sz w:val="23"/>
          <w:szCs w:val="23"/>
        </w:rPr>
        <w:t>clipboard</w:t>
      </w:r>
      <w:proofErr w:type="gramEnd"/>
      <w:r>
        <w:rPr>
          <w:sz w:val="23"/>
          <w:szCs w:val="23"/>
        </w:rPr>
        <w:t xml:space="preserve"> and you can paste to Excel from there.</w:t>
      </w:r>
    </w:p>
    <w:p w14:paraId="66B34608" w14:textId="77777777" w:rsidR="00DC0E2E" w:rsidRDefault="00DC0E2E" w:rsidP="00DC0E2E">
      <w:pPr>
        <w:spacing w:after="0" w:line="240" w:lineRule="auto"/>
      </w:pPr>
    </w:p>
    <w:p w14:paraId="06928B88" w14:textId="77777777" w:rsidR="00DC0E2E" w:rsidRDefault="00DC0E2E" w:rsidP="00DC0E2E">
      <w:pPr>
        <w:spacing w:after="0" w:line="240" w:lineRule="auto"/>
      </w:pPr>
    </w:p>
    <w:p w14:paraId="3EFFA617" w14:textId="77777777" w:rsidR="00DC0E2E" w:rsidRDefault="00DC0E2E" w:rsidP="00DC0E2E">
      <w:pPr>
        <w:spacing w:after="0" w:line="240" w:lineRule="auto"/>
      </w:pPr>
      <w:r>
        <w:t xml:space="preserve">Another way to obtain point values for soil properties is to use the ArcMap </w:t>
      </w:r>
      <w:proofErr w:type="gramStart"/>
      <w:r>
        <w:t>tool box</w:t>
      </w:r>
      <w:proofErr w:type="gramEnd"/>
      <w:r>
        <w:t xml:space="preserve"> utility from NRCS called Soil Data Development Toolbox (google it, download and install it first).</w:t>
      </w:r>
    </w:p>
    <w:p w14:paraId="70939758" w14:textId="77777777" w:rsidR="00DC0E2E" w:rsidRDefault="00DC0E2E" w:rsidP="00DC0E2E">
      <w:pPr>
        <w:spacing w:after="0" w:line="240" w:lineRule="auto"/>
      </w:pPr>
    </w:p>
    <w:p w14:paraId="692206C0" w14:textId="77777777" w:rsidR="00DC0E2E" w:rsidRDefault="00DC0E2E" w:rsidP="00DC0E2E">
      <w:pPr>
        <w:spacing w:after="0" w:line="240" w:lineRule="auto"/>
      </w:pPr>
      <w:r>
        <w:t xml:space="preserve"> In the </w:t>
      </w:r>
      <w:proofErr w:type="spellStart"/>
      <w:r>
        <w:t>gSSURGO</w:t>
      </w:r>
      <w:proofErr w:type="spellEnd"/>
      <w:r>
        <w:t xml:space="preserve"> mapping Toolset double click Map Soil Properties and </w:t>
      </w:r>
      <w:proofErr w:type="spellStart"/>
      <w:r>
        <w:t>Interps</w:t>
      </w:r>
      <w:proofErr w:type="spellEnd"/>
      <w:r>
        <w:t>.</w:t>
      </w:r>
    </w:p>
    <w:p w14:paraId="5969D049" w14:textId="77777777" w:rsidR="00DC0E2E" w:rsidRDefault="00DC0E2E" w:rsidP="00DC0E2E">
      <w:pPr>
        <w:spacing w:after="0" w:line="240" w:lineRule="auto"/>
      </w:pPr>
      <w:r>
        <w:t>Select the map unit layer for the state of interest.</w:t>
      </w:r>
    </w:p>
    <w:p w14:paraId="4B6866DF" w14:textId="77777777" w:rsidR="00DC0E2E" w:rsidRDefault="00DC0E2E" w:rsidP="00DC0E2E">
      <w:pPr>
        <w:spacing w:after="0" w:line="240" w:lineRule="auto"/>
      </w:pPr>
      <w:r>
        <w:t xml:space="preserve">Select the SDV Folder “Soil Physical Properties” for SDV attribute % sand or % clay </w:t>
      </w:r>
    </w:p>
    <w:p w14:paraId="7F3F577E" w14:textId="77777777" w:rsidR="00DC0E2E" w:rsidRDefault="00DC0E2E" w:rsidP="00DC0E2E">
      <w:pPr>
        <w:spacing w:after="0" w:line="240" w:lineRule="auto"/>
      </w:pPr>
      <w:r>
        <w:t xml:space="preserve">Aggregation </w:t>
      </w:r>
      <w:proofErr w:type="gramStart"/>
      <w:r>
        <w:t>method</w:t>
      </w:r>
      <w:proofErr w:type="gramEnd"/>
      <w:r>
        <w:t xml:space="preserve"> choose weighted average</w:t>
      </w:r>
    </w:p>
    <w:p w14:paraId="3C0C7ED9" w14:textId="77777777" w:rsidR="00DC0E2E" w:rsidRDefault="00DC0E2E" w:rsidP="00DC0E2E">
      <w:pPr>
        <w:spacing w:after="0" w:line="240" w:lineRule="auto"/>
      </w:pPr>
      <w:r>
        <w:t xml:space="preserve">Bottom Depth </w:t>
      </w:r>
      <w:proofErr w:type="spellStart"/>
      <w:r>
        <w:t>choos</w:t>
      </w:r>
      <w:proofErr w:type="spellEnd"/>
      <w:r>
        <w:t xml:space="preserve"> 100 cm to coincide with water balance model depth.</w:t>
      </w:r>
    </w:p>
    <w:p w14:paraId="466B3142" w14:textId="77777777" w:rsidR="00DC0E2E" w:rsidRDefault="00DC0E2E" w:rsidP="00DC0E2E">
      <w:pPr>
        <w:spacing w:after="0" w:line="240" w:lineRule="auto"/>
      </w:pPr>
    </w:p>
    <w:p w14:paraId="194D966F" w14:textId="77777777" w:rsidR="00DC0E2E" w:rsidRDefault="00DC0E2E" w:rsidP="00DC0E2E">
      <w:pPr>
        <w:spacing w:after="0" w:line="240" w:lineRule="auto"/>
      </w:pPr>
      <w:r>
        <w:t xml:space="preserve">This will create </w:t>
      </w:r>
      <w:proofErr w:type="gramStart"/>
      <w:r>
        <w:t>a</w:t>
      </w:r>
      <w:proofErr w:type="gramEnd"/>
      <w:r>
        <w:t xml:space="preserve"> Albers Equal Area map of the soil property of interest. </w:t>
      </w:r>
    </w:p>
    <w:p w14:paraId="5090D18D" w14:textId="77777777" w:rsidR="00DC0E2E" w:rsidRDefault="00DC0E2E" w:rsidP="00DC0E2E">
      <w:pPr>
        <w:spacing w:after="0" w:line="240" w:lineRule="auto"/>
      </w:pPr>
      <w:r>
        <w:t>Reproject to Geographic &gt; World&gt;WGS_84 to match projection of extraction points, or alternatively reproject your points of interest to Albers Equal area before extracting.</w:t>
      </w:r>
    </w:p>
    <w:p w14:paraId="5EC3F506" w14:textId="77777777" w:rsidR="00DC0E2E" w:rsidRDefault="00DC0E2E" w:rsidP="00DC0E2E">
      <w:pPr>
        <w:spacing w:after="0" w:line="240" w:lineRule="auto"/>
      </w:pPr>
    </w:p>
    <w:p w14:paraId="1E9BC91D" w14:textId="77777777" w:rsidR="00DC0E2E" w:rsidRDefault="00DC0E2E" w:rsidP="00DC0E2E">
      <w:pPr>
        <w:spacing w:after="0" w:line="240" w:lineRule="auto"/>
      </w:pPr>
      <w:r>
        <w:t>NOTE:  I had trouble with reprojection because it lost the soil attribute information of interest (% clay, sand, depth) so I ended up using a join in Albers projection to obtain the soil attribute data.</w:t>
      </w:r>
    </w:p>
    <w:p w14:paraId="597F2085" w14:textId="77777777" w:rsidR="00DC0E2E" w:rsidRDefault="00DC0E2E" w:rsidP="00DC0E2E">
      <w:pPr>
        <w:spacing w:after="0" w:line="240" w:lineRule="auto"/>
      </w:pPr>
    </w:p>
    <w:p w14:paraId="07C05024" w14:textId="048F664A" w:rsidR="00DC0E2E" w:rsidRDefault="00DC0E2E" w:rsidP="00DC0E2E">
      <w:pPr>
        <w:pStyle w:val="ListParagraph"/>
        <w:ind w:left="360"/>
      </w:pPr>
      <w:r>
        <w:t xml:space="preserve">Join:  Right click the points file &gt; join &gt; then follow </w:t>
      </w:r>
      <w:r w:rsidR="00DC34CA">
        <w:t>instructions</w:t>
      </w:r>
      <w:r>
        <w:t xml:space="preserve"> to make shapefile copy of points that have s</w:t>
      </w:r>
    </w:p>
    <w:p w14:paraId="60A16946" w14:textId="77777777" w:rsidR="00DC0E2E" w:rsidRDefault="00DC0E2E" w:rsidP="00DA1C43">
      <w:pPr>
        <w:pStyle w:val="ListParagraph"/>
        <w:ind w:left="360"/>
      </w:pPr>
    </w:p>
    <w:p w14:paraId="42006D71" w14:textId="77777777" w:rsidR="00343276" w:rsidRDefault="00A641AE" w:rsidP="004D50E7">
      <w:pPr>
        <w:pStyle w:val="Heading1"/>
        <w:rPr>
          <w:b/>
        </w:rPr>
      </w:pPr>
      <w:bookmarkStart w:id="17" w:name="_Toc59183163"/>
      <w:r>
        <w:rPr>
          <w:b/>
        </w:rPr>
        <w:t xml:space="preserve">Exploring the influence of PET method, </w:t>
      </w:r>
      <w:proofErr w:type="gramStart"/>
      <w:r>
        <w:rPr>
          <w:b/>
        </w:rPr>
        <w:t>site</w:t>
      </w:r>
      <w:proofErr w:type="gramEnd"/>
      <w:r>
        <w:rPr>
          <w:b/>
        </w:rPr>
        <w:t xml:space="preserve"> and climate</w:t>
      </w:r>
      <w:bookmarkEnd w:id="17"/>
    </w:p>
    <w:p w14:paraId="25736D48" w14:textId="77777777" w:rsidR="00A641AE" w:rsidRPr="00A641AE" w:rsidRDefault="00A641AE" w:rsidP="00343276">
      <w:r w:rsidRPr="00A641AE">
        <w:t>Open the companion sensitivity analysis calculator Penman vs Hamon effect on water balance.xlsx</w:t>
      </w:r>
    </w:p>
    <w:p w14:paraId="583425D7" w14:textId="77777777" w:rsidR="00A641AE" w:rsidRPr="00A641AE" w:rsidRDefault="004D50E7" w:rsidP="00A641AE">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In this file </w:t>
      </w:r>
      <w:r w:rsidR="00A641AE" w:rsidRPr="00A641AE">
        <w:rPr>
          <w:rFonts w:ascii="Times New Roman" w:eastAsia="Times New Roman" w:hAnsi="Times New Roman" w:cs="Times New Roman"/>
          <w:color w:val="222222"/>
          <w:sz w:val="24"/>
          <w:szCs w:val="24"/>
        </w:rPr>
        <w:t>the climate input is a bogus repeated summer day without rain.  This lets us evaluate how soil dries without any moisture input or other climate variables influenc</w:t>
      </w:r>
      <w:r>
        <w:rPr>
          <w:rFonts w:ascii="Times New Roman" w:eastAsia="Times New Roman" w:hAnsi="Times New Roman" w:cs="Times New Roman"/>
          <w:color w:val="222222"/>
          <w:sz w:val="24"/>
          <w:szCs w:val="24"/>
        </w:rPr>
        <w:t xml:space="preserve">e on </w:t>
      </w:r>
      <w:r w:rsidR="00A641AE" w:rsidRPr="00A641AE">
        <w:rPr>
          <w:rFonts w:ascii="Times New Roman" w:eastAsia="Times New Roman" w:hAnsi="Times New Roman" w:cs="Times New Roman"/>
          <w:color w:val="222222"/>
          <w:sz w:val="24"/>
          <w:szCs w:val="24"/>
        </w:rPr>
        <w:t>drying.  </w:t>
      </w:r>
    </w:p>
    <w:p w14:paraId="639C9C45" w14:textId="77777777" w:rsidR="00A641AE" w:rsidRPr="00A641AE" w:rsidRDefault="00A641AE" w:rsidP="00A641AE">
      <w:pPr>
        <w:shd w:val="clear" w:color="auto" w:fill="FFFFFF"/>
        <w:spacing w:after="0" w:line="240" w:lineRule="auto"/>
        <w:rPr>
          <w:rFonts w:ascii="Times New Roman" w:eastAsia="Times New Roman" w:hAnsi="Times New Roman" w:cs="Times New Roman"/>
          <w:color w:val="222222"/>
          <w:sz w:val="24"/>
          <w:szCs w:val="24"/>
        </w:rPr>
      </w:pPr>
    </w:p>
    <w:p w14:paraId="0A23E3E1" w14:textId="77777777" w:rsidR="004D50E7" w:rsidRDefault="00A641AE" w:rsidP="00A641AE">
      <w:pPr>
        <w:shd w:val="clear" w:color="auto" w:fill="FFFFFF"/>
        <w:spacing w:after="0" w:line="240" w:lineRule="auto"/>
        <w:rPr>
          <w:rFonts w:ascii="Times New Roman" w:eastAsia="Times New Roman" w:hAnsi="Times New Roman" w:cs="Times New Roman"/>
          <w:color w:val="222222"/>
          <w:sz w:val="24"/>
          <w:szCs w:val="24"/>
        </w:rPr>
      </w:pPr>
      <w:r w:rsidRPr="00A641AE">
        <w:rPr>
          <w:rFonts w:ascii="Times New Roman" w:eastAsia="Times New Roman" w:hAnsi="Times New Roman" w:cs="Times New Roman"/>
          <w:color w:val="222222"/>
          <w:sz w:val="24"/>
          <w:szCs w:val="24"/>
        </w:rPr>
        <w:t xml:space="preserve">Specifically, play with the wind speed value and the water holding capacity value by changing values in cells CB6 and CC6.  </w:t>
      </w:r>
      <w:r w:rsidR="004D50E7">
        <w:rPr>
          <w:rFonts w:ascii="Times New Roman" w:eastAsia="Times New Roman" w:hAnsi="Times New Roman" w:cs="Times New Roman"/>
          <w:color w:val="222222"/>
          <w:sz w:val="24"/>
          <w:szCs w:val="24"/>
        </w:rPr>
        <w:t xml:space="preserve">Graphs will be updated automatically. </w:t>
      </w:r>
    </w:p>
    <w:p w14:paraId="1DE9D5EE" w14:textId="77777777" w:rsidR="00A641AE" w:rsidRPr="00A641AE" w:rsidRDefault="00A641AE" w:rsidP="00A641AE">
      <w:pPr>
        <w:shd w:val="clear" w:color="auto" w:fill="FFFFFF"/>
        <w:spacing w:after="0" w:line="240" w:lineRule="auto"/>
        <w:rPr>
          <w:rFonts w:ascii="Times New Roman" w:eastAsia="Times New Roman" w:hAnsi="Times New Roman" w:cs="Times New Roman"/>
          <w:color w:val="222222"/>
          <w:sz w:val="24"/>
          <w:szCs w:val="24"/>
        </w:rPr>
      </w:pPr>
      <w:r w:rsidRPr="00A641AE">
        <w:rPr>
          <w:rFonts w:ascii="Times New Roman" w:eastAsia="Times New Roman" w:hAnsi="Times New Roman" w:cs="Times New Roman"/>
          <w:color w:val="222222"/>
          <w:sz w:val="24"/>
          <w:szCs w:val="24"/>
        </w:rPr>
        <w:t> </w:t>
      </w:r>
    </w:p>
    <w:p w14:paraId="2EC0BEDD" w14:textId="77777777" w:rsidR="00A641AE" w:rsidRPr="004954AB" w:rsidRDefault="00A641AE" w:rsidP="00343276">
      <w:pPr>
        <w:rPr>
          <w:b/>
        </w:rPr>
      </w:pPr>
    </w:p>
    <w:p w14:paraId="3366EEFD" w14:textId="28E9081E" w:rsidR="00C80B83" w:rsidRPr="0060129D" w:rsidRDefault="00DC68A5" w:rsidP="00DC68A5">
      <w:pPr>
        <w:pStyle w:val="Heading1"/>
        <w:rPr>
          <w:b/>
        </w:rPr>
      </w:pPr>
      <w:bookmarkStart w:id="18" w:name="_Toc59183164"/>
      <w:r w:rsidRPr="0060129D">
        <w:rPr>
          <w:b/>
        </w:rPr>
        <w:t>References</w:t>
      </w:r>
      <w:bookmarkEnd w:id="18"/>
    </w:p>
    <w:p w14:paraId="22772617" w14:textId="503AB0E1" w:rsidR="00DC68A5" w:rsidRPr="00E8118E" w:rsidRDefault="00DC68A5" w:rsidP="00DC68A5">
      <w:pPr>
        <w:spacing w:after="0" w:line="240" w:lineRule="auto"/>
      </w:pPr>
      <w:r w:rsidRPr="00E8118E">
        <w:t>Dingman, S.L., 2002.  Physical Hydrology, 2nd ed.  Prentice Hall, Upper Saddle River, NJ.</w:t>
      </w:r>
    </w:p>
    <w:p w14:paraId="4FFCF4CE" w14:textId="77777777" w:rsidR="00DC68A5" w:rsidRDefault="00DC68A5" w:rsidP="00DC68A5">
      <w:pPr>
        <w:spacing w:after="0" w:line="240" w:lineRule="auto"/>
      </w:pPr>
    </w:p>
    <w:p w14:paraId="11F2A0B2" w14:textId="77777777" w:rsidR="00DC68A5" w:rsidRDefault="00DC68A5" w:rsidP="00DC68A5">
      <w:r w:rsidRPr="00E8118E">
        <w:t xml:space="preserve">McCune, B. (2007). Improved estimates of incident radiation and heat load using non- parametric regression against topographic variables. Journal of Vegetation Science, 18(5), 751. </w:t>
      </w:r>
    </w:p>
    <w:p w14:paraId="673D0263" w14:textId="77777777" w:rsidR="00DC68A5" w:rsidRDefault="00DC68A5" w:rsidP="00DC68A5">
      <w:r>
        <w:t xml:space="preserve">Sonntag D.: Important New Values of the Physical Constants of 1986, </w:t>
      </w:r>
      <w:proofErr w:type="spellStart"/>
      <w:r>
        <w:t>Vapour</w:t>
      </w:r>
      <w:proofErr w:type="spellEnd"/>
      <w:r>
        <w:t xml:space="preserve"> Pressure Formulations based on the IST-90 and Psychrometer Formulae; Z. </w:t>
      </w:r>
      <w:proofErr w:type="spellStart"/>
      <w:r>
        <w:t>Meteorol</w:t>
      </w:r>
      <w:proofErr w:type="spellEnd"/>
      <w:r>
        <w:t>., 70 (5), pp. 340-344, 1990.</w:t>
      </w:r>
    </w:p>
    <w:p w14:paraId="2B5AAA0E" w14:textId="77777777" w:rsidR="00DC68A5" w:rsidRPr="00E8118E" w:rsidRDefault="00B400C0" w:rsidP="00DC68A5">
      <w:hyperlink r:id="rId37" w:history="1">
        <w:r w:rsidR="00DC68A5" w:rsidRPr="00DC68A5">
          <w:rPr>
            <w:color w:val="0000FF"/>
            <w:u w:val="single"/>
          </w:rPr>
          <w:t>http://irtfweb.ifa.hawaii.edu/~tcs3/tcs3/Misc/Dewpoint_Calculation_Humidity_Sensor_E.pdf</w:t>
        </w:r>
      </w:hyperlink>
    </w:p>
    <w:p w14:paraId="07479FE8" w14:textId="77777777" w:rsidR="0060129D" w:rsidRPr="0060129D" w:rsidRDefault="0060129D" w:rsidP="0060129D">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60129D">
        <w:rPr>
          <w:rFonts w:ascii="Times New Roman" w:eastAsia="Times New Roman" w:hAnsi="Times New Roman" w:cs="Times New Roman"/>
          <w:sz w:val="24"/>
          <w:szCs w:val="24"/>
        </w:rPr>
        <w:t>Zotarelli</w:t>
      </w:r>
      <w:proofErr w:type="spellEnd"/>
      <w:r w:rsidRPr="0060129D">
        <w:rPr>
          <w:rFonts w:ascii="Times New Roman" w:eastAsia="Times New Roman" w:hAnsi="Times New Roman" w:cs="Times New Roman"/>
          <w:sz w:val="24"/>
          <w:szCs w:val="24"/>
        </w:rPr>
        <w:t xml:space="preserve">, L, M. D. Dukes, C </w:t>
      </w:r>
      <w:proofErr w:type="spellStart"/>
      <w:r w:rsidRPr="0060129D">
        <w:rPr>
          <w:rFonts w:ascii="Times New Roman" w:eastAsia="Times New Roman" w:hAnsi="Times New Roman" w:cs="Times New Roman"/>
          <w:sz w:val="24"/>
          <w:szCs w:val="24"/>
        </w:rPr>
        <w:t>C</w:t>
      </w:r>
      <w:proofErr w:type="spellEnd"/>
      <w:r w:rsidRPr="0060129D">
        <w:rPr>
          <w:rFonts w:ascii="Times New Roman" w:eastAsia="Times New Roman" w:hAnsi="Times New Roman" w:cs="Times New Roman"/>
          <w:sz w:val="24"/>
          <w:szCs w:val="24"/>
        </w:rPr>
        <w:t xml:space="preserve">. Romero, K. W. </w:t>
      </w:r>
      <w:proofErr w:type="spellStart"/>
      <w:r w:rsidRPr="0060129D">
        <w:rPr>
          <w:rFonts w:ascii="Times New Roman" w:eastAsia="Times New Roman" w:hAnsi="Times New Roman" w:cs="Times New Roman"/>
          <w:sz w:val="24"/>
          <w:szCs w:val="24"/>
        </w:rPr>
        <w:t>Migliaccio</w:t>
      </w:r>
      <w:proofErr w:type="spellEnd"/>
      <w:r w:rsidRPr="0060129D">
        <w:rPr>
          <w:rFonts w:ascii="Times New Roman" w:eastAsia="Times New Roman" w:hAnsi="Times New Roman" w:cs="Times New Roman"/>
          <w:sz w:val="24"/>
          <w:szCs w:val="24"/>
        </w:rPr>
        <w:t xml:space="preserve">, and K. T. M. (2010). </w:t>
      </w:r>
      <w:r w:rsidRPr="0060129D">
        <w:rPr>
          <w:rFonts w:ascii="Times New Roman" w:eastAsia="Times New Roman" w:hAnsi="Times New Roman" w:cs="Times New Roman"/>
          <w:i/>
          <w:iCs/>
          <w:sz w:val="24"/>
          <w:szCs w:val="24"/>
        </w:rPr>
        <w:t>Step by step calculation of the Penman-Monteith Evapotranspiration (FAO-56 Method)</w:t>
      </w:r>
      <w:r w:rsidRPr="0060129D">
        <w:rPr>
          <w:rFonts w:ascii="Times New Roman" w:eastAsia="Times New Roman" w:hAnsi="Times New Roman" w:cs="Times New Roman"/>
          <w:sz w:val="24"/>
          <w:szCs w:val="24"/>
        </w:rPr>
        <w:t xml:space="preserve">. </w:t>
      </w:r>
      <w:r w:rsidRPr="0060129D">
        <w:rPr>
          <w:rFonts w:ascii="Times New Roman" w:eastAsia="Times New Roman" w:hAnsi="Times New Roman" w:cs="Times New Roman"/>
          <w:i/>
          <w:iCs/>
          <w:sz w:val="24"/>
          <w:szCs w:val="24"/>
        </w:rPr>
        <w:t>Agricultural and Biological Engineering Department, Florida Cooperative Extension Service, Institute of Food and Agricultural Sciences, University of Florida.</w:t>
      </w:r>
      <w:r w:rsidRPr="0060129D">
        <w:rPr>
          <w:rFonts w:ascii="Times New Roman" w:eastAsia="Times New Roman" w:hAnsi="Times New Roman" w:cs="Times New Roman"/>
          <w:sz w:val="24"/>
          <w:szCs w:val="24"/>
        </w:rPr>
        <w:t xml:space="preserve"> http://doi.org/10.1016/j.scitotenv.2011.10.067</w:t>
      </w:r>
    </w:p>
    <w:p w14:paraId="1C9C0B41" w14:textId="2968855F" w:rsidR="00DC68A5" w:rsidRDefault="00DC68A5" w:rsidP="003C6C05"/>
    <w:sectPr w:rsidR="00DC68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237F"/>
    <w:multiLevelType w:val="hybridMultilevel"/>
    <w:tmpl w:val="CEFADF3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826086"/>
    <w:multiLevelType w:val="hybridMultilevel"/>
    <w:tmpl w:val="B84484E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D156E"/>
    <w:multiLevelType w:val="hybridMultilevel"/>
    <w:tmpl w:val="DBFAAD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761A3F"/>
    <w:multiLevelType w:val="hybridMultilevel"/>
    <w:tmpl w:val="B84484E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34589A"/>
    <w:multiLevelType w:val="hybridMultilevel"/>
    <w:tmpl w:val="ADA64F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557937"/>
    <w:multiLevelType w:val="multilevel"/>
    <w:tmpl w:val="5E30EB6E"/>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38B6890"/>
    <w:multiLevelType w:val="hybridMultilevel"/>
    <w:tmpl w:val="CEFADF3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9E150BA"/>
    <w:multiLevelType w:val="hybridMultilevel"/>
    <w:tmpl w:val="F50C76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7"/>
  </w:num>
  <w:num w:numId="6">
    <w:abstractNumId w:val="1"/>
  </w:num>
  <w:num w:numId="7">
    <w:abstractNumId w:val="4"/>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 David">
    <w15:presenceInfo w15:providerId="AD" w15:userId="S-1-5-21-3057704224-1774555873-248915221-434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E83"/>
    <w:rsid w:val="000149CD"/>
    <w:rsid w:val="00043961"/>
    <w:rsid w:val="000B75E4"/>
    <w:rsid w:val="000C0104"/>
    <w:rsid w:val="000D321D"/>
    <w:rsid w:val="000E55FB"/>
    <w:rsid w:val="000F0191"/>
    <w:rsid w:val="000F0DDA"/>
    <w:rsid w:val="00104312"/>
    <w:rsid w:val="00113BBF"/>
    <w:rsid w:val="00134E13"/>
    <w:rsid w:val="00171B46"/>
    <w:rsid w:val="0017250C"/>
    <w:rsid w:val="001A1388"/>
    <w:rsid w:val="001D7A6C"/>
    <w:rsid w:val="001E6E05"/>
    <w:rsid w:val="00243B1E"/>
    <w:rsid w:val="002C551B"/>
    <w:rsid w:val="00343276"/>
    <w:rsid w:val="0035194D"/>
    <w:rsid w:val="003656D7"/>
    <w:rsid w:val="00366625"/>
    <w:rsid w:val="003900E6"/>
    <w:rsid w:val="003C38CB"/>
    <w:rsid w:val="003C6C05"/>
    <w:rsid w:val="003E2519"/>
    <w:rsid w:val="003F4A5D"/>
    <w:rsid w:val="003F6FDC"/>
    <w:rsid w:val="00432993"/>
    <w:rsid w:val="00455C0D"/>
    <w:rsid w:val="00480E6D"/>
    <w:rsid w:val="004954AB"/>
    <w:rsid w:val="004D50E7"/>
    <w:rsid w:val="00510110"/>
    <w:rsid w:val="00540F7B"/>
    <w:rsid w:val="0060129D"/>
    <w:rsid w:val="006131F2"/>
    <w:rsid w:val="00654EFD"/>
    <w:rsid w:val="006668D4"/>
    <w:rsid w:val="006F04A4"/>
    <w:rsid w:val="007107E6"/>
    <w:rsid w:val="00712DD2"/>
    <w:rsid w:val="00712E47"/>
    <w:rsid w:val="007404F0"/>
    <w:rsid w:val="0077458A"/>
    <w:rsid w:val="00791161"/>
    <w:rsid w:val="007D00FA"/>
    <w:rsid w:val="007D3980"/>
    <w:rsid w:val="007E151F"/>
    <w:rsid w:val="007F22BF"/>
    <w:rsid w:val="00842E6B"/>
    <w:rsid w:val="00850589"/>
    <w:rsid w:val="00876C3E"/>
    <w:rsid w:val="008844E1"/>
    <w:rsid w:val="008B1C88"/>
    <w:rsid w:val="008D76C4"/>
    <w:rsid w:val="00924D84"/>
    <w:rsid w:val="009368AD"/>
    <w:rsid w:val="009A4D03"/>
    <w:rsid w:val="009E05CA"/>
    <w:rsid w:val="00A320BC"/>
    <w:rsid w:val="00A41945"/>
    <w:rsid w:val="00A57547"/>
    <w:rsid w:val="00A641AE"/>
    <w:rsid w:val="00AB5784"/>
    <w:rsid w:val="00AC06F3"/>
    <w:rsid w:val="00AC57AB"/>
    <w:rsid w:val="00B26C1D"/>
    <w:rsid w:val="00B400C0"/>
    <w:rsid w:val="00B67863"/>
    <w:rsid w:val="00BB6F32"/>
    <w:rsid w:val="00C006B1"/>
    <w:rsid w:val="00C273A2"/>
    <w:rsid w:val="00C80B83"/>
    <w:rsid w:val="00C85219"/>
    <w:rsid w:val="00CA13D2"/>
    <w:rsid w:val="00CA663F"/>
    <w:rsid w:val="00CB4E83"/>
    <w:rsid w:val="00D051F8"/>
    <w:rsid w:val="00D54BFA"/>
    <w:rsid w:val="00D926C4"/>
    <w:rsid w:val="00DA1C43"/>
    <w:rsid w:val="00DC0E2E"/>
    <w:rsid w:val="00DC34CA"/>
    <w:rsid w:val="00DC68A5"/>
    <w:rsid w:val="00DD1B7B"/>
    <w:rsid w:val="00E16254"/>
    <w:rsid w:val="00E8118E"/>
    <w:rsid w:val="00E85AE9"/>
    <w:rsid w:val="00EB4B88"/>
    <w:rsid w:val="00EC1E04"/>
    <w:rsid w:val="00ED533C"/>
    <w:rsid w:val="00F46DD3"/>
    <w:rsid w:val="00F9717E"/>
    <w:rsid w:val="00FA6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9BBEE"/>
  <w15:chartTrackingRefBased/>
  <w15:docId w15:val="{3C69FE2F-1E8D-46F6-A8D4-D57B27866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29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6C05"/>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E83"/>
    <w:pPr>
      <w:ind w:left="720"/>
      <w:contextualSpacing/>
    </w:pPr>
  </w:style>
  <w:style w:type="character" w:styleId="Hyperlink">
    <w:name w:val="Hyperlink"/>
    <w:basedOn w:val="DefaultParagraphFont"/>
    <w:uiPriority w:val="99"/>
    <w:unhideWhenUsed/>
    <w:rsid w:val="00CB4E83"/>
    <w:rPr>
      <w:color w:val="0563C1" w:themeColor="hyperlink"/>
      <w:u w:val="single"/>
    </w:rPr>
  </w:style>
  <w:style w:type="paragraph" w:styleId="NormalWeb">
    <w:name w:val="Normal (Web)"/>
    <w:basedOn w:val="Normal"/>
    <w:uiPriority w:val="99"/>
    <w:semiHidden/>
    <w:unhideWhenUsed/>
    <w:rsid w:val="00E811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C6C05"/>
    <w:rPr>
      <w:rFonts w:asciiTheme="majorHAnsi" w:eastAsiaTheme="majorEastAsia" w:hAnsiTheme="majorHAnsi" w:cstheme="majorBidi"/>
      <w:b/>
      <w:bCs/>
      <w:color w:val="5B9BD5" w:themeColor="accent1"/>
      <w:sz w:val="26"/>
      <w:szCs w:val="26"/>
    </w:rPr>
  </w:style>
  <w:style w:type="character" w:styleId="FollowedHyperlink">
    <w:name w:val="FollowedHyperlink"/>
    <w:basedOn w:val="DefaultParagraphFont"/>
    <w:uiPriority w:val="99"/>
    <w:semiHidden/>
    <w:unhideWhenUsed/>
    <w:rsid w:val="00AC57AB"/>
    <w:rPr>
      <w:color w:val="954F72" w:themeColor="followedHyperlink"/>
      <w:u w:val="single"/>
    </w:rPr>
  </w:style>
  <w:style w:type="character" w:customStyle="1" w:styleId="Heading1Char">
    <w:name w:val="Heading 1 Char"/>
    <w:basedOn w:val="DefaultParagraphFont"/>
    <w:link w:val="Heading1"/>
    <w:uiPriority w:val="9"/>
    <w:rsid w:val="0043299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32993"/>
    <w:pPr>
      <w:outlineLvl w:val="9"/>
    </w:pPr>
  </w:style>
  <w:style w:type="paragraph" w:styleId="TOC2">
    <w:name w:val="toc 2"/>
    <w:basedOn w:val="Normal"/>
    <w:next w:val="Normal"/>
    <w:autoRedefine/>
    <w:uiPriority w:val="39"/>
    <w:unhideWhenUsed/>
    <w:rsid w:val="00432993"/>
    <w:pPr>
      <w:spacing w:after="100"/>
      <w:ind w:left="220"/>
    </w:pPr>
    <w:rPr>
      <w:rFonts w:eastAsiaTheme="minorEastAsia" w:cs="Times New Roman"/>
    </w:rPr>
  </w:style>
  <w:style w:type="paragraph" w:styleId="TOC1">
    <w:name w:val="toc 1"/>
    <w:basedOn w:val="Normal"/>
    <w:next w:val="Normal"/>
    <w:autoRedefine/>
    <w:uiPriority w:val="39"/>
    <w:unhideWhenUsed/>
    <w:rsid w:val="00432993"/>
    <w:pPr>
      <w:spacing w:after="100"/>
    </w:pPr>
    <w:rPr>
      <w:rFonts w:eastAsiaTheme="minorEastAsia" w:cs="Times New Roman"/>
    </w:rPr>
  </w:style>
  <w:style w:type="paragraph" w:styleId="TOC3">
    <w:name w:val="toc 3"/>
    <w:basedOn w:val="Normal"/>
    <w:next w:val="Normal"/>
    <w:autoRedefine/>
    <w:uiPriority w:val="39"/>
    <w:unhideWhenUsed/>
    <w:rsid w:val="00432993"/>
    <w:pPr>
      <w:spacing w:after="100"/>
      <w:ind w:left="440"/>
    </w:pPr>
    <w:rPr>
      <w:rFonts w:eastAsiaTheme="minorEastAsia" w:cs="Times New Roman"/>
    </w:rPr>
  </w:style>
  <w:style w:type="character" w:styleId="CommentReference">
    <w:name w:val="annotation reference"/>
    <w:basedOn w:val="DefaultParagraphFont"/>
    <w:uiPriority w:val="99"/>
    <w:semiHidden/>
    <w:unhideWhenUsed/>
    <w:rsid w:val="00480E6D"/>
    <w:rPr>
      <w:sz w:val="16"/>
      <w:szCs w:val="16"/>
    </w:rPr>
  </w:style>
  <w:style w:type="paragraph" w:styleId="CommentText">
    <w:name w:val="annotation text"/>
    <w:basedOn w:val="Normal"/>
    <w:link w:val="CommentTextChar"/>
    <w:uiPriority w:val="99"/>
    <w:semiHidden/>
    <w:unhideWhenUsed/>
    <w:rsid w:val="00480E6D"/>
    <w:pPr>
      <w:spacing w:line="240" w:lineRule="auto"/>
    </w:pPr>
    <w:rPr>
      <w:sz w:val="20"/>
      <w:szCs w:val="20"/>
    </w:rPr>
  </w:style>
  <w:style w:type="character" w:customStyle="1" w:styleId="CommentTextChar">
    <w:name w:val="Comment Text Char"/>
    <w:basedOn w:val="DefaultParagraphFont"/>
    <w:link w:val="CommentText"/>
    <w:uiPriority w:val="99"/>
    <w:semiHidden/>
    <w:rsid w:val="00480E6D"/>
    <w:rPr>
      <w:sz w:val="20"/>
      <w:szCs w:val="20"/>
    </w:rPr>
  </w:style>
  <w:style w:type="paragraph" w:styleId="CommentSubject">
    <w:name w:val="annotation subject"/>
    <w:basedOn w:val="CommentText"/>
    <w:next w:val="CommentText"/>
    <w:link w:val="CommentSubjectChar"/>
    <w:uiPriority w:val="99"/>
    <w:semiHidden/>
    <w:unhideWhenUsed/>
    <w:rsid w:val="00480E6D"/>
    <w:rPr>
      <w:b/>
      <w:bCs/>
    </w:rPr>
  </w:style>
  <w:style w:type="character" w:customStyle="1" w:styleId="CommentSubjectChar">
    <w:name w:val="Comment Subject Char"/>
    <w:basedOn w:val="CommentTextChar"/>
    <w:link w:val="CommentSubject"/>
    <w:uiPriority w:val="99"/>
    <w:semiHidden/>
    <w:rsid w:val="00480E6D"/>
    <w:rPr>
      <w:b/>
      <w:bCs/>
      <w:sz w:val="20"/>
      <w:szCs w:val="20"/>
    </w:rPr>
  </w:style>
  <w:style w:type="paragraph" w:styleId="BalloonText">
    <w:name w:val="Balloon Text"/>
    <w:basedOn w:val="Normal"/>
    <w:link w:val="BalloonTextChar"/>
    <w:uiPriority w:val="99"/>
    <w:semiHidden/>
    <w:unhideWhenUsed/>
    <w:rsid w:val="00480E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E6D"/>
    <w:rPr>
      <w:rFonts w:ascii="Segoe UI" w:hAnsi="Segoe UI" w:cs="Segoe UI"/>
      <w:sz w:val="18"/>
      <w:szCs w:val="18"/>
    </w:rPr>
  </w:style>
  <w:style w:type="character" w:styleId="UnresolvedMention">
    <w:name w:val="Unresolved Mention"/>
    <w:basedOn w:val="DefaultParagraphFont"/>
    <w:uiPriority w:val="99"/>
    <w:semiHidden/>
    <w:unhideWhenUsed/>
    <w:rsid w:val="00C852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49228">
      <w:bodyDiv w:val="1"/>
      <w:marLeft w:val="0"/>
      <w:marRight w:val="0"/>
      <w:marTop w:val="0"/>
      <w:marBottom w:val="0"/>
      <w:divBdr>
        <w:top w:val="none" w:sz="0" w:space="0" w:color="auto"/>
        <w:left w:val="none" w:sz="0" w:space="0" w:color="auto"/>
        <w:bottom w:val="none" w:sz="0" w:space="0" w:color="auto"/>
        <w:right w:val="none" w:sz="0" w:space="0" w:color="auto"/>
      </w:divBdr>
    </w:div>
    <w:div w:id="471871519">
      <w:bodyDiv w:val="1"/>
      <w:marLeft w:val="0"/>
      <w:marRight w:val="0"/>
      <w:marTop w:val="0"/>
      <w:marBottom w:val="0"/>
      <w:divBdr>
        <w:top w:val="none" w:sz="0" w:space="0" w:color="auto"/>
        <w:left w:val="none" w:sz="0" w:space="0" w:color="auto"/>
        <w:bottom w:val="none" w:sz="0" w:space="0" w:color="auto"/>
        <w:right w:val="none" w:sz="0" w:space="0" w:color="auto"/>
      </w:divBdr>
      <w:divsChild>
        <w:div w:id="2117291705">
          <w:marLeft w:val="0"/>
          <w:marRight w:val="0"/>
          <w:marTop w:val="0"/>
          <w:marBottom w:val="0"/>
          <w:divBdr>
            <w:top w:val="none" w:sz="0" w:space="0" w:color="auto"/>
            <w:left w:val="none" w:sz="0" w:space="0" w:color="auto"/>
            <w:bottom w:val="none" w:sz="0" w:space="0" w:color="auto"/>
            <w:right w:val="none" w:sz="0" w:space="0" w:color="auto"/>
          </w:divBdr>
        </w:div>
        <w:div w:id="481776526">
          <w:marLeft w:val="0"/>
          <w:marRight w:val="0"/>
          <w:marTop w:val="0"/>
          <w:marBottom w:val="0"/>
          <w:divBdr>
            <w:top w:val="none" w:sz="0" w:space="0" w:color="auto"/>
            <w:left w:val="none" w:sz="0" w:space="0" w:color="auto"/>
            <w:bottom w:val="none" w:sz="0" w:space="0" w:color="auto"/>
            <w:right w:val="none" w:sz="0" w:space="0" w:color="auto"/>
          </w:divBdr>
        </w:div>
        <w:div w:id="289013834">
          <w:marLeft w:val="0"/>
          <w:marRight w:val="0"/>
          <w:marTop w:val="0"/>
          <w:marBottom w:val="0"/>
          <w:divBdr>
            <w:top w:val="none" w:sz="0" w:space="0" w:color="auto"/>
            <w:left w:val="none" w:sz="0" w:space="0" w:color="auto"/>
            <w:bottom w:val="none" w:sz="0" w:space="0" w:color="auto"/>
            <w:right w:val="none" w:sz="0" w:space="0" w:color="auto"/>
          </w:divBdr>
        </w:div>
      </w:divsChild>
    </w:div>
    <w:div w:id="530146771">
      <w:bodyDiv w:val="1"/>
      <w:marLeft w:val="0"/>
      <w:marRight w:val="0"/>
      <w:marTop w:val="0"/>
      <w:marBottom w:val="0"/>
      <w:divBdr>
        <w:top w:val="none" w:sz="0" w:space="0" w:color="auto"/>
        <w:left w:val="none" w:sz="0" w:space="0" w:color="auto"/>
        <w:bottom w:val="none" w:sz="0" w:space="0" w:color="auto"/>
        <w:right w:val="none" w:sz="0" w:space="0" w:color="auto"/>
      </w:divBdr>
    </w:div>
    <w:div w:id="834565760">
      <w:bodyDiv w:val="1"/>
      <w:marLeft w:val="0"/>
      <w:marRight w:val="0"/>
      <w:marTop w:val="0"/>
      <w:marBottom w:val="0"/>
      <w:divBdr>
        <w:top w:val="none" w:sz="0" w:space="0" w:color="auto"/>
        <w:left w:val="none" w:sz="0" w:space="0" w:color="auto"/>
        <w:bottom w:val="none" w:sz="0" w:space="0" w:color="auto"/>
        <w:right w:val="none" w:sz="0" w:space="0" w:color="auto"/>
      </w:divBdr>
    </w:div>
    <w:div w:id="1055202223">
      <w:bodyDiv w:val="1"/>
      <w:marLeft w:val="0"/>
      <w:marRight w:val="0"/>
      <w:marTop w:val="0"/>
      <w:marBottom w:val="0"/>
      <w:divBdr>
        <w:top w:val="none" w:sz="0" w:space="0" w:color="auto"/>
        <w:left w:val="none" w:sz="0" w:space="0" w:color="auto"/>
        <w:bottom w:val="none" w:sz="0" w:space="0" w:color="auto"/>
        <w:right w:val="none" w:sz="0" w:space="0" w:color="auto"/>
      </w:divBdr>
    </w:div>
    <w:div w:id="1105660075">
      <w:bodyDiv w:val="1"/>
      <w:marLeft w:val="0"/>
      <w:marRight w:val="0"/>
      <w:marTop w:val="0"/>
      <w:marBottom w:val="0"/>
      <w:divBdr>
        <w:top w:val="none" w:sz="0" w:space="0" w:color="auto"/>
        <w:left w:val="none" w:sz="0" w:space="0" w:color="auto"/>
        <w:bottom w:val="none" w:sz="0" w:space="0" w:color="auto"/>
        <w:right w:val="none" w:sz="0" w:space="0" w:color="auto"/>
      </w:divBdr>
    </w:div>
    <w:div w:id="1359743685">
      <w:bodyDiv w:val="1"/>
      <w:marLeft w:val="0"/>
      <w:marRight w:val="0"/>
      <w:marTop w:val="0"/>
      <w:marBottom w:val="0"/>
      <w:divBdr>
        <w:top w:val="none" w:sz="0" w:space="0" w:color="auto"/>
        <w:left w:val="none" w:sz="0" w:space="0" w:color="auto"/>
        <w:bottom w:val="none" w:sz="0" w:space="0" w:color="auto"/>
        <w:right w:val="none" w:sz="0" w:space="0" w:color="auto"/>
      </w:divBdr>
    </w:div>
    <w:div w:id="1374697769">
      <w:bodyDiv w:val="1"/>
      <w:marLeft w:val="0"/>
      <w:marRight w:val="0"/>
      <w:marTop w:val="0"/>
      <w:marBottom w:val="0"/>
      <w:divBdr>
        <w:top w:val="none" w:sz="0" w:space="0" w:color="auto"/>
        <w:left w:val="none" w:sz="0" w:space="0" w:color="auto"/>
        <w:bottom w:val="none" w:sz="0" w:space="0" w:color="auto"/>
        <w:right w:val="none" w:sz="0" w:space="0" w:color="auto"/>
      </w:divBdr>
      <w:divsChild>
        <w:div w:id="1384911653">
          <w:marLeft w:val="0"/>
          <w:marRight w:val="0"/>
          <w:marTop w:val="0"/>
          <w:marBottom w:val="0"/>
          <w:divBdr>
            <w:top w:val="none" w:sz="0" w:space="0" w:color="auto"/>
            <w:left w:val="none" w:sz="0" w:space="0" w:color="auto"/>
            <w:bottom w:val="none" w:sz="0" w:space="0" w:color="auto"/>
            <w:right w:val="none" w:sz="0" w:space="0" w:color="auto"/>
          </w:divBdr>
        </w:div>
        <w:div w:id="1866940312">
          <w:marLeft w:val="0"/>
          <w:marRight w:val="0"/>
          <w:marTop w:val="0"/>
          <w:marBottom w:val="0"/>
          <w:divBdr>
            <w:top w:val="none" w:sz="0" w:space="0" w:color="auto"/>
            <w:left w:val="none" w:sz="0" w:space="0" w:color="auto"/>
            <w:bottom w:val="none" w:sz="0" w:space="0" w:color="auto"/>
            <w:right w:val="none" w:sz="0" w:space="0" w:color="auto"/>
          </w:divBdr>
        </w:div>
        <w:div w:id="922950962">
          <w:marLeft w:val="0"/>
          <w:marRight w:val="0"/>
          <w:marTop w:val="0"/>
          <w:marBottom w:val="0"/>
          <w:divBdr>
            <w:top w:val="none" w:sz="0" w:space="0" w:color="auto"/>
            <w:left w:val="none" w:sz="0" w:space="0" w:color="auto"/>
            <w:bottom w:val="none" w:sz="0" w:space="0" w:color="auto"/>
            <w:right w:val="none" w:sz="0" w:space="0" w:color="auto"/>
          </w:divBdr>
        </w:div>
        <w:div w:id="312414945">
          <w:marLeft w:val="0"/>
          <w:marRight w:val="0"/>
          <w:marTop w:val="0"/>
          <w:marBottom w:val="0"/>
          <w:divBdr>
            <w:top w:val="none" w:sz="0" w:space="0" w:color="auto"/>
            <w:left w:val="none" w:sz="0" w:space="0" w:color="auto"/>
            <w:bottom w:val="none" w:sz="0" w:space="0" w:color="auto"/>
            <w:right w:val="none" w:sz="0" w:space="0" w:color="auto"/>
          </w:divBdr>
        </w:div>
        <w:div w:id="1147019136">
          <w:marLeft w:val="0"/>
          <w:marRight w:val="0"/>
          <w:marTop w:val="0"/>
          <w:marBottom w:val="0"/>
          <w:divBdr>
            <w:top w:val="none" w:sz="0" w:space="0" w:color="auto"/>
            <w:left w:val="none" w:sz="0" w:space="0" w:color="auto"/>
            <w:bottom w:val="none" w:sz="0" w:space="0" w:color="auto"/>
            <w:right w:val="none" w:sz="0" w:space="0" w:color="auto"/>
          </w:divBdr>
        </w:div>
        <w:div w:id="1979990856">
          <w:marLeft w:val="0"/>
          <w:marRight w:val="0"/>
          <w:marTop w:val="0"/>
          <w:marBottom w:val="0"/>
          <w:divBdr>
            <w:top w:val="none" w:sz="0" w:space="0" w:color="auto"/>
            <w:left w:val="none" w:sz="0" w:space="0" w:color="auto"/>
            <w:bottom w:val="none" w:sz="0" w:space="0" w:color="auto"/>
            <w:right w:val="none" w:sz="0" w:space="0" w:color="auto"/>
          </w:divBdr>
        </w:div>
        <w:div w:id="968438606">
          <w:marLeft w:val="0"/>
          <w:marRight w:val="0"/>
          <w:marTop w:val="0"/>
          <w:marBottom w:val="0"/>
          <w:divBdr>
            <w:top w:val="none" w:sz="0" w:space="0" w:color="auto"/>
            <w:left w:val="none" w:sz="0" w:space="0" w:color="auto"/>
            <w:bottom w:val="none" w:sz="0" w:space="0" w:color="auto"/>
            <w:right w:val="none" w:sz="0" w:space="0" w:color="auto"/>
          </w:divBdr>
        </w:div>
        <w:div w:id="1030952333">
          <w:marLeft w:val="0"/>
          <w:marRight w:val="0"/>
          <w:marTop w:val="0"/>
          <w:marBottom w:val="0"/>
          <w:divBdr>
            <w:top w:val="none" w:sz="0" w:space="0" w:color="auto"/>
            <w:left w:val="none" w:sz="0" w:space="0" w:color="auto"/>
            <w:bottom w:val="none" w:sz="0" w:space="0" w:color="auto"/>
            <w:right w:val="none" w:sz="0" w:space="0" w:color="auto"/>
          </w:divBdr>
        </w:div>
        <w:div w:id="1384910424">
          <w:marLeft w:val="0"/>
          <w:marRight w:val="0"/>
          <w:marTop w:val="0"/>
          <w:marBottom w:val="0"/>
          <w:divBdr>
            <w:top w:val="none" w:sz="0" w:space="0" w:color="auto"/>
            <w:left w:val="none" w:sz="0" w:space="0" w:color="auto"/>
            <w:bottom w:val="none" w:sz="0" w:space="0" w:color="auto"/>
            <w:right w:val="none" w:sz="0" w:space="0" w:color="auto"/>
          </w:divBdr>
        </w:div>
      </w:divsChild>
    </w:div>
    <w:div w:id="1523275567">
      <w:bodyDiv w:val="1"/>
      <w:marLeft w:val="0"/>
      <w:marRight w:val="0"/>
      <w:marTop w:val="0"/>
      <w:marBottom w:val="0"/>
      <w:divBdr>
        <w:top w:val="none" w:sz="0" w:space="0" w:color="auto"/>
        <w:left w:val="none" w:sz="0" w:space="0" w:color="auto"/>
        <w:bottom w:val="none" w:sz="0" w:space="0" w:color="auto"/>
        <w:right w:val="none" w:sz="0" w:space="0" w:color="auto"/>
      </w:divBdr>
    </w:div>
    <w:div w:id="1550189696">
      <w:bodyDiv w:val="1"/>
      <w:marLeft w:val="0"/>
      <w:marRight w:val="0"/>
      <w:marTop w:val="0"/>
      <w:marBottom w:val="0"/>
      <w:divBdr>
        <w:top w:val="none" w:sz="0" w:space="0" w:color="auto"/>
        <w:left w:val="none" w:sz="0" w:space="0" w:color="auto"/>
        <w:bottom w:val="none" w:sz="0" w:space="0" w:color="auto"/>
        <w:right w:val="none" w:sz="0" w:space="0" w:color="auto"/>
      </w:divBdr>
    </w:div>
    <w:div w:id="188999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microsoft.com/office/2011/relationships/people" Target="peop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dg.sc.egov.usda.gov/" TargetMode="External"/><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daymet.ornl.gov/single-pixel/" TargetMode="External"/><Relationship Id="rId11" Type="http://schemas.openxmlformats.org/officeDocument/2006/relationships/hyperlink" Target="https://daymet.ornl.gov/"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irtfweb.ifa.hawaii.edu/~tcs3/tcs3/Misc/Dewpoint_Calculation_Humidity_Sensor_E.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github.com/ncss-tech/SoilDataDevelopmentToolbox/archive/master.zip"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5AB1E-229A-47F4-822F-8D26B9C90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4335</Words>
  <Characters>24714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National Park Service</Company>
  <LinksUpToDate>false</LinksUpToDate>
  <CharactersWithSpaces>28992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 David</dc:creator>
  <cp:keywords/>
  <dc:description/>
  <cp:lastModifiedBy>Thoma, David</cp:lastModifiedBy>
  <cp:revision>2</cp:revision>
  <dcterms:created xsi:type="dcterms:W3CDTF">2022-01-24T15:44:00Z</dcterms:created>
  <dcterms:modified xsi:type="dcterms:W3CDTF">2022-01-24T15:44:00Z</dcterms:modified>
</cp:coreProperties>
</file>